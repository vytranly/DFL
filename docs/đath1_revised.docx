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09ntxkm5ylc" w:id="0"/>
      <w:bookmarkEnd w:id="0"/>
      <w:r>
        <w:rPr>
          <w:rFonts w:ascii="Arial" w:cs="Arial" w:eastAsia="Arial" w:hAnsi="Arial"/>
          <w:b w:val="0"/>
          <w:bCs w:val="0"/>
          <w:i w:val="0"/>
          <w:iCs w:val="0"/>
          <w:smallCaps w:val="0"/>
          <w:strike w:val="0"/>
          <w:color w:val="000000"/>
          <w:sz w:val="52"/>
          <w:szCs w:val="52"/>
          <w:u w:val="none"/>
          <w:shd w:fill="auto" w:val="clear"/>
          <w:vertAlign w:val="baseline"/>
          <w:rtl w:val="0"/>
        </w:rPr>
        <w:t xml:space="preserve">Một số khái niệm</w:t>
      </w:r>
      <w:r>
        <w:rPr>
          <w:rtl w:val="0"/>
        </w:rPr>
      </w:r>
    </w:p>
    <w:p w:rsidR="00000000" w:rsidDel="00000000" w:rsidP="00000000" w:rsidRDefault="00000000" w:rsidRPr="00000000" w14:paraId="00000002">
      <w:pPr>
        <w:rPr/>
      </w:pPr>
      <w:hyperlink r:id="rId7">
        <w:r>
          <w:rPr>
            <w:color w:val="1155cc"/>
            <w:u w:val="single"/>
            <w:rtl w:val="0"/>
          </w:rPr>
          <w:t xml:space="preserve">https://isj.vn/index.php/journal_STIS/article/view/1061</w:t>
        </w:r>
      </w:hyperlink>
      <w:r>
        <w:rPr>
          <w:rtl w:val="0"/>
        </w:rPr>
        <w:t xml:space="preserve">’’</w:t>
      </w:r>
      <w:ins w:id="9136" w:author="Claude" w:date="2026-09-30T00:00:00Z">
        <w:r>
          <w:rPr>
            <w:i w:val="1"/>
            <w:iCs w:val="1"/>
            <w:rtl w:val="0"/>
          </w:rPr>
          <w:t xml:space="preserve"> — Ha Xuan Tung, Tran Linh Trang, Vo Khuong Linh (2024), Intrusion Detection Using Federated Learning in Non-IID Data Environments: FL tập trung cho phát hiện xâm nhập, ít liên quan DFL.</w:t>
        </w:r>
      </w:ins>
    </w:p>
    <w:p w:rsidR="00000000" w:rsidDel="00000000" w:rsidP="00000000" w:rsidRDefault="00000000" w:rsidRPr="00000000" w14:paraId="00000003">
      <w:pPr>
        <w:rPr/>
      </w:pPr>
      <w:hyperlink r:id="rId8">
        <w:r>
          <w:rPr>
            <w:color w:val="1155cc"/>
            <w:u w:val="single"/>
            <w:rtl w:val="0"/>
          </w:rPr>
          <w:t xml:space="preserve">https://ieeexplore.ieee.org/document/10468591/</w:t>
        </w:r>
      </w:hyperlink>
      <w:r>
        <w:rPr>
          <w:rtl w:val="0"/>
        </w:rPr>
      </w:r>
      <w:ins w:id="9137" w:author="Claude" w:date="2026-09-30T00:00:00Z">
        <w:r>
          <w:rPr>
            <w:i w:val="1"/>
            <w:iCs w:val="1"/>
            <w:rtl w:val="0"/>
          </w:rPr>
          <w:t xml:space="preserve"> — Federated Learning With Non-IID Data: A Survey (IEEE Xplore 10468591): tổng quan Non-IID trong FL tập trung, dùng làm nền.</w:t>
        </w:r>
      </w:ins>
    </w:p>
    <w:p w:rsidR="00000000" w:rsidDel="00000000" w:rsidP="00000000" w:rsidRDefault="00000000" w:rsidRPr="00000000" w14:paraId="00000004">
      <w:pPr>
        <w:rPr/>
      </w:pPr>
      <w:commentRangeStart w:id="9504"/>
      <w:hyperlink r:id="rId9">
        <w:r>
          <w:rPr>
            <w:color w:val="1155cc"/>
            <w:u w:val="single"/>
            <w:rtl w:val="0"/>
          </w:rPr>
          <w:t xml:space="preserve">https://datasciences.org/non-iid-learning/</w:t>
        </w:r>
      </w:hyperlink>
      <w:r>
        <w:rPr>
          <w:rtl w:val="0"/>
        </w:rPr>
      </w:r>
    </w:p>
    <w:p w:rsidR="00000000" w:rsidDel="00000000" w:rsidP="00000000" w:rsidRDefault="00000000" w:rsidRPr="00000000" w14:paraId="00000005">
      <w:pPr>
        <w:rPr/>
      </w:pPr>
      <w:hyperlink r:id="rId10">
        <w:r>
          <w:rPr>
            <w:color w:val="1155cc"/>
            <w:u w:val="single"/>
            <w:rtl w:val="0"/>
          </w:rPr>
          <w:t xml:space="preserve">https://builtin.com/data-science/dirichlet-distribution</w:t>
        </w:r>
      </w:hyperlink>
      <w:r>
        <w:rPr>
          <w:rtl w:val="0"/>
        </w:rPr>
      </w:r>
    </w:p>
    <w:p w:rsidR="00000000" w:rsidDel="00000000" w:rsidP="00000000" w:rsidRDefault="00000000" w:rsidRPr="00000000" w14:paraId="00000006">
      <w:pPr>
        <w:rPr/>
      </w:pPr>
      <w:hyperlink r:id="rId11">
        <w:r>
          <w:rPr>
            <w:color w:val="1155cc"/>
            <w:u w:val="single"/>
            <w:rtl w:val="0"/>
          </w:rPr>
          <w:t xml:space="preserve">https://www.geeksforgeeks.org/machine-learning/f1-score-in-machine-learning/</w:t>
        </w:r>
      </w:hyperlink>
      <w:r>
        <w:rPr>
          <w:rtl w:val="0"/>
        </w:rPr>
      </w:r>
    </w:p>
    <w:p w:rsidR="00000000" w:rsidDel="00000000" w:rsidP="00000000" w:rsidRDefault="00000000" w:rsidRPr="00000000" w14:paraId="00000007">
      <w:pPr>
        <w:rPr/>
      </w:pPr>
      <w:hyperlink r:id="rId12">
        <w:r>
          <w:rPr>
            <w:color w:val="1155cc"/>
            <w:u w:val="single"/>
            <w:rtl w:val="0"/>
          </w:rPr>
          <w:t xml:space="preserve">https://www.geeksforgeeks.org/machine-learning/f1-score-in-machine-learning/</w:t>
        </w:r>
      </w:hyperlink>
      <w:r>
        <w:rPr>
          <w:rtl w:val="0"/>
        </w:rPr>
      </w:r>
      <w:commentRangeEnd w:id="9504"/>
      <w:r>
        <w:rPr>
          <w:rStyle w:val="CommentReference"/>
        </w:rPr>
        <w:commentReference w:id="9504"/>
      </w:r>
    </w:p>
    <w:p w:rsidR="00000000" w:rsidDel="00000000" w:rsidP="00000000" w:rsidRDefault="00000000" w:rsidRPr="00000000" w14:paraId="00000008">
      <w:pPr>
        <w:rPr/>
      </w:pP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b w:val="1"/>
          <w:bCs w:val="1"/>
          <w:rtl w:val="0"/>
        </w:rPr>
        <w:t xml:space="preserve">Non-IID (Non-Independent and Identically Distributed): </w:t>
      </w:r>
      <w:r>
        <w:rPr>
          <w:rtl w:val="0"/>
        </w:rPr>
        <w:t xml:space="preserve">tính không đồng nhất của bất kì sự tương tác và mối quan hệ gắn kết nào. Dữ liệu non-IID thường cho thấy sự chênh lệch lớn về phân phối dữ liệu và các đặc trưng giữa các client.</w:t>
      </w:r>
      <w:r>
        <w:rPr>
          <w:vertAlign w:val="superscript"/>
        </w:rPr>
        <w:footnoteReference w:customMarkFollows="0" w:id="0"/>
      </w:r>
      <w:r>
        <w:rPr>
          <w:rtl w:val="0"/>
        </w:rPr>
        <w:t xml:space="preserve"> Trong thực tế, dữ liệu trên thiết bị của mỗi người dùng là hoàn toàn khác nhau (ví dụ: người thích chụp ảnh chó, người thích chụp mèo). Dữ liệu này không đồng nhất. Sự mất cân bằng này làm cho các mô hình cục bộ hội tụ về các hướng khác nhau, gây khó khăn cho việc tạo ra một mô hình toàn cục tốt. </w:t>
      </w:r>
    </w:p>
    <w:p w:rsidR="00000000" w:rsidDel="00000000" w:rsidP="00000000" w:rsidRDefault="00000000" w:rsidRPr="00000000" w14:paraId="0000000B">
      <w:pPr>
        <w:rPr/>
      </w:pPr>
      <w:r>
        <w:rPr>
          <w:rtl w:val="0"/>
        </w:rPr>
      </w:r>
    </w:p>
    <w:p w:rsidR="00000000" w:rsidDel="00000000" w:rsidP="00000000" w:rsidRDefault="00000000" w:rsidRPr="00000000" w14:paraId="0000000C">
      <w:pPr>
        <w:rPr/>
      </w:pPr>
      <w:r>
        <w:rPr>
          <w:b w:val="1"/>
          <w:bCs w:val="1"/>
          <w:rtl w:val="0"/>
        </w:rPr>
        <w:t xml:space="preserve">Decentralized Federated Learning: </w:t>
      </w:r>
      <w:r>
        <w:rPr>
          <w:rtl w:val="0"/>
        </w:rPr>
        <w:t xml:space="preserve">loại bỏ máy chủ trung tâm, các máy khách giao tiếp trực tiếp với nhau (Peer-to-Peer - P2P), cải thiện khả năng chịu lỗi, các vấn đề về độ tin cậy, làm giảm vấn đề "thắt cổ chai", cho phép sử dụng tài nguyên hiệu quả hơn.</w:t>
      </w:r>
      <w:r>
        <w:rPr>
          <w:vertAlign w:val="superscript"/>
        </w:rPr>
        <w:footnoteReference w:customMarkFollows="0" w:id="1"/>
      </w:r>
      <w:r>
        <w:rPr>
          <w:rtl w:val="0"/>
        </w:rPr>
        <w:t xml:space="preserve"> </w:t>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commentRangeStart w:id="9501"/>
      <w:r>
        <w:rPr>
          <w:b w:val="1"/>
          <w:bCs w:val="1"/>
          <w:rtl w:val="0"/>
        </w:rPr>
        <w:t xml:space="preserve">Độ chính xác mô hình (F1-score):</w:t>
      </w:r>
      <w:r>
        <w:rPr>
          <w:rtl w:val="0"/>
        </w:rPr>
        <w:t xml:space="preserve"> Là trung bình điều hòa giữa Precision và Recall.</w:t>
      </w:r>
    </w:p>
    <w:p w:rsidR="00000000" w:rsidDel="00000000" w:rsidP="00000000" w:rsidRDefault="00000000" w:rsidRPr="00000000" w14:paraId="00000010">
      <w:pPr>
        <w:numPr>
          <w:ilvl w:val="0"/>
          <w:numId w:val="1"/>
        </w:numPr>
        <w:ind w:left="720" w:hanging="360"/>
      </w:pPr>
      <w:r>
        <w:rPr>
          <w:rtl w:val="0"/>
        </w:rPr>
        <w:t xml:space="preserve">Bước 1: Tính Precision: Trong số những trường hợp mô hình tự tin phán là Positive, có bao nhiêu phần trăm là đúng sự thật? </w:t>
      </w:r>
    </w:p>
    <w:p w:rsidR="00000000" w:rsidDel="00000000" w:rsidP="00000000" w:rsidRDefault="00000000" w:rsidRPr="00000000" w14:paraId="00000011">
      <w:pPr>
        <w:ind w:left="2160" w:firstLine="720"/>
        <w:rPr/>
      </w:pPr>
      <w:r>
        <w:rPr>
          <w:rtl w:val="0"/>
        </w:rPr>
        <w:t xml:space="preserve">Precision = </w:t>
      </w:r>
      <m:oMath>
        <m:f>
          <m:fPr>
            <m:ctrlPr>
              <w:rPr/>
            </m:ctrlPr>
          </m:fPr>
          <m:num>
            <m:r>
              <w:rPr/>
              <m:t xml:space="preserve">True Positives</m:t>
            </m:r>
          </m:num>
          <m:den>
            <m:r>
              <w:rPr/>
              <m:t xml:space="preserve">True Positives + False Positives</m:t>
            </m:r>
          </m:den>
        </m:f>
      </m:oMath>
      <w:r>
        <w:rPr>
          <w:rtl w:val="0"/>
        </w:rPr>
      </w:r>
    </w:p>
    <w:p w:rsidR="00000000" w:rsidDel="00000000" w:rsidP="00000000" w:rsidRDefault="00000000" w:rsidRPr="00000000" w14:paraId="00000012">
      <w:pPr>
        <w:ind w:left="720" w:firstLine="0"/>
        <w:rPr/>
      </w:pPr>
      <w:r>
        <w:rPr>
          <w:rtl w:val="0"/>
        </w:rPr>
      </w:r>
    </w:p>
    <w:p w:rsidR="00000000" w:rsidDel="00000000" w:rsidP="00000000" w:rsidRDefault="00000000" w:rsidRPr="00000000" w14:paraId="00000013">
      <w:pPr>
        <w:numPr>
          <w:ilvl w:val="0"/>
          <w:numId w:val="25"/>
        </w:numPr>
        <w:ind w:left="720" w:hanging="360"/>
      </w:pPr>
      <w:r>
        <w:rPr>
          <w:rtl w:val="0"/>
        </w:rPr>
        <w:t xml:space="preserve">Bước 2: Tính Recall: Trong tổng số những Positive thực sự, mô hình đã xác định được bao nhiêu? </w:t>
      </w:r>
    </w:p>
    <w:p w:rsidR="00000000" w:rsidDel="00000000" w:rsidP="00000000" w:rsidRDefault="00000000" w:rsidRPr="00000000" w14:paraId="00000014">
      <w:pPr>
        <w:ind w:left="720" w:firstLine="0"/>
        <w:rPr/>
      </w:pPr>
      <w:r>
        <w:rPr>
          <w:rtl w:val="0"/>
        </w:rPr>
        <w:t xml:space="preserve">​</w:t>
        <w:tab/>
        <w:tab/>
        <w:tab/>
        <w:t xml:space="preserve">Recall = </w:t>
      </w:r>
      <m:oMath>
        <m:f>
          <m:fPr>
            <m:ctrlPr>
              <w:rPr/>
            </m:ctrlPr>
          </m:fPr>
          <m:num>
            <m:r>
              <w:rPr/>
              <m:t xml:space="preserve">True Positives</m:t>
            </m:r>
          </m:num>
          <m:den>
            <m:r>
              <w:rPr/>
              <m:t xml:space="preserve">True Positives + False Negative</m:t>
            </m:r>
          </m:den>
        </m:f>
      </m:oMath>
      <w:r>
        <w:rPr>
          <w:rtl w:val="0"/>
        </w:rPr>
      </w:r>
    </w:p>
    <w:p w:rsidR="00000000" w:rsidDel="00000000" w:rsidP="00000000" w:rsidRDefault="00000000" w:rsidRPr="00000000" w14:paraId="00000015">
      <w:pPr>
        <w:numPr>
          <w:ilvl w:val="0"/>
          <w:numId w:val="30"/>
        </w:numPr>
        <w:ind w:left="720" w:hanging="360"/>
      </w:pPr>
      <w:r>
        <w:rPr>
          <w:rtl w:val="0"/>
        </w:rPr>
        <w:t xml:space="preserve">Bước 3: Tính F1-score:</w:t>
      </w:r>
    </w:p>
    <w:p w:rsidR="00000000" w:rsidDel="00000000" w:rsidP="00000000" w:rsidRDefault="00000000" w:rsidRPr="00000000" w14:paraId="00000016">
      <w:pPr>
        <w:ind w:left="1440" w:firstLine="0"/>
        <w:rPr/>
      </w:pPr>
      <w:r>
        <w:rPr>
          <w:rFonts w:ascii="Arial Unicode MS" w:cs="Arial Unicode MS" w:eastAsia="Arial Unicode MS" w:hAnsi="Arial Unicode MS"/>
          <w:rtl w:val="0"/>
        </w:rPr>
        <w:tab/>
        <w:tab/>
        <w:t xml:space="preserve">F1-score = 2 ✕ </w:t>
      </w:r>
      <m:oMath>
        <m:f>
          <m:fPr>
            <m:ctrlPr>
              <w:rPr/>
            </m:ctrlPr>
          </m:fPr>
          <m:num>
            <m:r>
              <w:rPr/>
              <m:t xml:space="preserve">Precision ✕  Recall</m:t>
            </m:r>
          </m:num>
          <m:den>
            <m:r>
              <w:rPr/>
              <m:t xml:space="preserve">Precision + Recall</m:t>
            </m:r>
          </m:den>
        </m:f>
      </m:oMath>
      <w:r>
        <w:rPr>
          <w:rtl w:val="0"/>
        </w:rPr>
      </w:r>
    </w:p>
    <w:p w:rsidR="00000000" w:rsidDel="00000000" w:rsidP="00000000" w:rsidRDefault="00000000" w:rsidRPr="00000000" w14:paraId="00000017">
      <w:pPr>
        <w:numPr>
          <w:ilvl w:val="0"/>
          <w:numId w:val="2"/>
        </w:numPr>
        <w:ind w:left="720" w:hanging="360"/>
      </w:pPr>
      <w:r>
        <w:rPr>
          <w:rtl w:val="0"/>
        </w:rPr>
        <w:t xml:space="preserve">Chú thích:</w:t>
      </w:r>
    </w:p>
    <w:p w:rsidR="00000000" w:rsidDel="00000000" w:rsidP="00000000" w:rsidRDefault="00000000" w:rsidRPr="00000000" w14:paraId="00000018">
      <w:pPr>
        <w:numPr>
          <w:ilvl w:val="0"/>
          <w:numId w:val="22"/>
        </w:numPr>
        <w:ind w:left="1440" w:hanging="360"/>
      </w:pPr>
      <w:r>
        <w:rPr>
          <w:rtl w:val="0"/>
        </w:rPr>
        <w:t xml:space="preserve">True Positive: Số lần mô hình đoán đúng trường hợp Positive</w:t>
      </w:r>
    </w:p>
    <w:p w:rsidR="00000000" w:rsidDel="00000000" w:rsidP="00000000" w:rsidRDefault="00000000" w:rsidRPr="00000000" w14:paraId="00000019">
      <w:pPr>
        <w:numPr>
          <w:ilvl w:val="0"/>
          <w:numId w:val="22"/>
        </w:numPr>
        <w:ind w:left="1440" w:hanging="360"/>
      </w:pPr>
      <w:r>
        <w:rPr>
          <w:rtl w:val="0"/>
        </w:rPr>
        <w:t xml:space="preserve">False Positive: Số lần mô hình đoán sai trường hợp Positive</w:t>
      </w:r>
    </w:p>
    <w:p w:rsidR="00000000" w:rsidDel="00000000" w:rsidP="00000000" w:rsidRDefault="00000000" w:rsidRPr="00000000" w14:paraId="0000001A">
      <w:pPr>
        <w:numPr>
          <w:ilvl w:val="0"/>
          <w:numId w:val="22"/>
        </w:numPr>
        <w:ind w:left="1440" w:hanging="360"/>
      </w:pPr>
      <w:r>
        <w:rPr>
          <w:rtl w:val="0"/>
        </w:rPr>
        <w:t xml:space="preserve">True Negative: Số lần mô hình đoán đúng trường hợp Negative</w:t>
      </w:r>
    </w:p>
    <w:p w:rsidR="00000000" w:rsidDel="00000000" w:rsidP="00000000" w:rsidRDefault="00000000" w:rsidRPr="00000000" w14:paraId="0000001B">
      <w:pPr>
        <w:numPr>
          <w:ilvl w:val="0"/>
          <w:numId w:val="22"/>
        </w:numPr>
        <w:ind w:left="1440" w:hanging="360"/>
      </w:pPr>
      <w:r>
        <w:rPr>
          <w:rtl w:val="0"/>
        </w:rPr>
        <w:t xml:space="preserve">False Negative: Số lần mô hình đoán sai trường hợp Negative</w:t>
      </w:r>
    </w:p>
    <w:p w:rsidR="00000000" w:rsidDel="00000000" w:rsidP="00000000" w:rsidRDefault="00000000" w:rsidRPr="00000000" w14:paraId="0000001C">
      <w:pPr>
        <w:ind w:left="720" w:firstLine="720"/>
        <w:rPr/>
      </w:pPr>
      <w:r>
        <w:rPr>
          <w:rtl w:val="0"/>
        </w:rPr>
      </w:r>
    </w:p>
    <w:p w:rsidR="00000000" w:rsidDel="00000000" w:rsidP="00000000" w:rsidRDefault="00000000" w:rsidRPr="00000000" w14:paraId="0000001D">
      <w:pPr>
        <w:ind w:left="720" w:firstLine="720"/>
        <w:rPr/>
      </w:pPr>
      <w:r>
        <w:rPr>
          <w:rtl w:val="0"/>
        </w:rPr>
      </w:r>
    </w:p>
    <w:p w:rsidR="00000000" w:rsidDel="00000000" w:rsidP="00000000" w:rsidRDefault="00000000" w:rsidRPr="00000000" w14:paraId="0000001E">
      <w:pPr>
        <w:rPr>
          <w:b w:val="1"/>
          <w:bCs w:val="1"/>
        </w:rPr>
      </w:pPr>
      <w:r>
        <w:rPr>
          <w:b w:val="1"/>
          <w:bCs w:val="1"/>
          <w:rtl w:val="0"/>
        </w:rPr>
        <w:t xml:space="preserve">Accuracy theo round &amp; Tốc độ hội tụ (Convergence speed): (so sánh khi vẽ biểu đồ)</w:t>
      </w:r>
    </w:p>
    <w:p w:rsidR="00000000" w:rsidDel="00000000" w:rsidP="00000000" w:rsidRDefault="00000000" w:rsidRPr="00000000" w14:paraId="0000001F">
      <w:pPr>
        <w:numPr>
          <w:ilvl w:val="0"/>
          <w:numId w:val="34"/>
        </w:numPr>
        <w:ind w:left="720" w:hanging="360"/>
      </w:pPr>
      <w:r>
        <w:rPr>
          <w:rtl w:val="0"/>
        </w:rPr>
        <w:t xml:space="preserve">Accuracy theo round: Thay vì chỉ lấy kết quả cuối cùng, ghi lại độ chính xác của mô hình ở mỗi vòng giao tiếp (Communication Round). Nếu vẽ lên trục tọa độ: Trục X là Số vòng (Rounds), Trục Y là Accuracy.</w:t>
      </w:r>
    </w:p>
    <w:p w:rsidR="00000000" w:rsidDel="00000000" w:rsidP="00000000" w:rsidRDefault="00000000" w:rsidRPr="00000000" w14:paraId="00000020">
      <w:pPr>
        <w:numPr>
          <w:ilvl w:val="0"/>
          <w:numId w:val="34"/>
        </w:numPr>
        <w:ind w:left="720" w:hanging="360"/>
      </w:pPr>
      <w:r>
        <w:rPr>
          <w:rtl w:val="0"/>
        </w:rPr>
        <w:t xml:space="preserve">Tốc độ hội tụ (Convergence speed): Trả lời cho câu hỏi: "Phải mất bao nhiêu vòng để đồ thị đạt được một mức độ chính xác mục tiêu và đi ngang (không tăng thêm nữa)?" </w:t>
      </w:r>
    </w:p>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b w:val="1"/>
          <w:bCs w:val="1"/>
          <w:rtl w:val="0"/>
        </w:rPr>
        <w:t xml:space="preserve">Chi phí giao tiếp (Communication cost): </w:t>
      </w:r>
      <w:r>
        <w:rPr>
          <w:rtl w:val="0"/>
        </w:rPr>
        <w:t xml:space="preserve">Được đo bằng tổng dung lượng (Megabytes/Gigabytes) mà các thiết bị phải gửi cho nhau qua mạng lưới, hoặc đếm bằng lượt gửi tin nhắn. </w:t>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b w:val="1"/>
          <w:bCs w:val="1"/>
          <w:rtl w:val="0"/>
        </w:rPr>
        <w:t xml:space="preserve">Độ ổn định</w:t>
      </w:r>
      <w:r>
        <w:rPr>
          <w:rtl w:val="0"/>
        </w:rPr>
        <w:t xml:space="preserve"> </w:t>
      </w:r>
      <w:r>
        <w:rPr>
          <w:b w:val="1"/>
          <w:bCs w:val="1"/>
          <w:rtl w:val="0"/>
        </w:rPr>
        <w:t xml:space="preserve">của quá trình huấn luyện</w:t>
      </w:r>
      <w:r>
        <w:rPr>
          <w:rtl w:val="0"/>
        </w:rPr>
        <w:t xml:space="preserve">: Nếu đường đồ thị Accuracy đi lên mượt mà, quá trình huấn luyện là ổn định. </w:t>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rPr>
          <w:b w:val="1"/>
          <w:bCs w:val="1"/>
          <w:rtl w:val="0"/>
        </w:rPr>
        <w:t xml:space="preserve">Variance giữa các client:</w:t>
      </w:r>
      <w:r>
        <w:rPr>
          <w:rtl w:val="0"/>
        </w:rPr>
        <w:t xml:space="preserve"> đo lường sự chênh lệch độ chính xác giữa các client trong mạng</w:t>
      </w:r>
    </w:p>
    <w:p w:rsidR="00000000" w:rsidDel="00000000" w:rsidP="00000000" w:rsidRDefault="00000000" w:rsidRPr="00000000" w14:paraId="00000027">
      <w:pPr>
        <w:numPr>
          <w:ilvl w:val="0"/>
          <w:numId w:val="26"/>
        </w:numPr>
        <w:ind w:left="720" w:hanging="360"/>
      </w:pPr>
      <w:r>
        <w:rPr>
          <w:rtl w:val="0"/>
        </w:rPr>
        <w:t xml:space="preserve">Nếu Variance thấp: mọi client đều sở hữu mô hình thông minh ngang nhau, hệ thống hoạt động tốt.</w:t>
      </w:r>
    </w:p>
    <w:p w:rsidR="00000000" w:rsidDel="00000000" w:rsidP="00000000" w:rsidRDefault="00000000" w:rsidRPr="00000000" w14:paraId="00000028">
      <w:pPr>
        <w:numPr>
          <w:ilvl w:val="0"/>
          <w:numId w:val="26"/>
        </w:numPr>
        <w:ind w:left="720" w:hanging="360"/>
      </w:pPr>
      <w:r>
        <w:rPr>
          <w:rtl w:val="0"/>
        </w:rPr>
        <w:t xml:space="preserve">Nếu Variance cao: hệ thống đang có vấn đề.</w:t>
      </w:r>
      <w:commentRangeEnd w:id="9501"/>
      <w:r>
        <w:rPr>
          <w:rStyle w:val="CommentReference"/>
        </w:rPr>
        <w:commentReference w:id="9501"/>
      </w:r>
    </w:p>
    <w:p w:rsidR="00000000" w:rsidDel="00000000" w:rsidP="00000000" w:rsidRDefault="00000000" w:rsidRPr="00000000" w14:paraId="00000029">
      <w:pPr>
        <w:rPr/>
        <w:sectPr>
          <w:footerReference r:id="rId13" w:type="default"/>
          <w:type w:val="nextPage"/>
          <w:pgSz w:h="16834" w:w="11909" w:orient="portrait"/>
          <w:pgMar w:bottom="1440" w:top="1440" w:left="1440" w:right="1440" w:header="720" w:footer="720"/>
          <w:pgNumType w:start="1"/>
        </w:sectPr>
      </w:pPr>
      <w:r>
        <w:rPr>
          <w:rtl w:val="0"/>
        </w:rPr>
        <w:t xml:space="preserve">   </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6834" w:w="11909" w:orient="portrait"/>
          <w:pgMar w:bottom="1440" w:top="1440" w:left="1440" w:right="1440" w:header="720" w:footer="720"/>
          <w:pgNumType w:start="1"/>
        </w:sectPr>
      </w:pPr>
      <w:bookmarkStart w:colFirst="0" w:colLast="0" w:name="_r64c8gxcqpp2" w:id="1"/>
      <w:bookmarkEnd w:id="1"/>
      <w:r>
        <w:rPr>
          <w:rFonts w:ascii="Arial" w:cs="Arial" w:eastAsia="Arial" w:hAnsi="Arial"/>
          <w:b w:val="0"/>
          <w:bCs w:val="0"/>
          <w:i w:val="0"/>
          <w:iCs w:val="0"/>
          <w:smallCaps w:val="0"/>
          <w:strike w:val="0"/>
          <w:color w:val="000000"/>
          <w:sz w:val="52"/>
          <w:szCs w:val="52"/>
          <w:u w:val="none"/>
          <w:shd w:fill="auto" w:val="clear"/>
          <w:vertAlign w:val="baseline"/>
          <w:rtl w:val="0"/>
        </w:rPr>
        <w:t xml:space="preserve">Phân phối dữ liệu</w:t>
      </w:r>
      <w:r>
        <w:rPr>
          <w:rtl w:val="0"/>
        </w:rPr>
      </w:r>
    </w:p>
    <w:p w:rsidR="00000000" w:rsidDel="00000000" w:rsidP="00000000" w:rsidRDefault="00000000" w:rsidRPr="00000000" w14:paraId="0000002B">
      <w:pPr>
        <w:numPr>
          <w:ilvl w:val="0"/>
          <w:numId w:val="33"/>
        </w:numPr>
        <w:ind w:left="720" w:hanging="360"/>
        <w:rPr>
          <w:b w:val="1"/>
          <w:bCs w:val="1"/>
        </w:rPr>
      </w:pPr>
      <w:r>
        <w:rPr>
          <w:b w:val="1"/>
          <w:bCs w:val="1"/>
          <w:rtl w:val="0"/>
        </w:rPr>
        <w:t xml:space="preserve">Phương pháp Dirichlet distribution </w:t>
      </w:r>
    </w:p>
    <w:p w:rsidR="00000000" w:rsidDel="00000000" w:rsidP="00000000" w:rsidRDefault="00000000" w:rsidRPr="00000000" w14:paraId="0000002C">
      <w:pPr>
        <w:ind w:firstLine="720"/>
        <w:rPr/>
      </w:pPr>
      <w:hyperlink r:id="rId15">
        <w:r>
          <w:rPr>
            <w:color w:val="1155cc"/>
            <w:u w:val="single"/>
            <w:rtl w:val="0"/>
          </w:rPr>
          <w:t xml:space="preserve">https://builtin.com/data-science/dirichlet-distribution</w:t>
        </w:r>
      </w:hyperlink>
      <w:r>
        <w:rPr>
          <w:rtl w:val="0"/>
        </w:rPr>
      </w:r>
    </w:p>
    <w:p w:rsidR="00000000" w:rsidDel="00000000" w:rsidP="00000000" w:rsidRDefault="00000000" w:rsidRPr="00000000" w14:paraId="0000002D">
      <w:pPr>
        <w:ind w:firstLine="720"/>
        <w:rPr/>
      </w:pPr>
      <w:hyperlink r:id="rId16">
        <w:r>
          <w:rPr>
            <w:color w:val="1155cc"/>
            <w:u w:val="single"/>
            <w:rtl w:val="0"/>
          </w:rPr>
          <w:t xml:space="preserve">https://distribution-explorer.github.io/multivariate_continuous/dirichlet.html</w:t>
        </w:r>
      </w:hyperlink>
      <w:r>
        <w:rPr>
          <w:rtl w:val="0"/>
        </w:rPr>
      </w:r>
    </w:p>
    <w:p w:rsidR="00000000" w:rsidDel="00000000" w:rsidP="00000000" w:rsidRDefault="00000000" w:rsidRPr="00000000" w14:paraId="0000002E">
      <w:pPr>
        <w:ind w:firstLine="720"/>
        <w:rPr/>
      </w:pPr>
      <w:r>
        <w:rPr>
          <w:rtl w:val="0"/>
        </w:rPr>
      </w:r>
    </w:p>
    <w:p w:rsidR="00000000" w:rsidDel="00000000" w:rsidP="00000000" w:rsidRDefault="00000000" w:rsidRPr="00000000" w14:paraId="0000002F">
      <w:pPr>
        <w:numPr>
          <w:ilvl w:val="0"/>
          <w:numId w:val="28"/>
        </w:numPr>
        <w:ind w:left="720" w:hanging="360"/>
      </w:pPr>
      <w:r>
        <w:rPr>
          <w:rtl w:val="0"/>
        </w:rPr>
        <w:t xml:space="preserve">Dirichlet distribution (Dir(α)) là phân phối xác suất đa biến liên tục.</w:t>
      </w:r>
    </w:p>
    <w:p w:rsidR="00000000" w:rsidDel="00000000" w:rsidP="00000000" w:rsidRDefault="00000000" w:rsidRPr="00000000" w14:paraId="00000030">
      <w:pPr>
        <w:numPr>
          <w:ilvl w:val="0"/>
          <w:numId w:val="28"/>
        </w:numPr>
        <w:ind w:left="720" w:hanging="360"/>
      </w:pPr>
      <w:r>
        <w:rPr>
          <w:rtl w:val="0"/>
        </w:rPr>
        <w:t xml:space="preserve">Giả sử có K nhãn dữ liệu, phân phối Dirichlet sẽ sinh ra một vector </w:t>
      </w:r>
      <w:del w:id="9160" w:author="Claude" w:date="2026-09-30T00:00:00Z">
        <w:r>
          <w:rPr>
            <w:rtl w:val="0"/>
          </w:rPr>
          <w:delText xml:space="preserve">ፀ</w:delText>
        </w:r>
      </w:del>
      <w:ins w:id="9161" w:author="Claude" w:date="2026-09-30T00:00:00Z">
        <w:r>
          <w:rPr>
            <w:rtl w:val="0"/>
          </w:rPr>
          <w:t xml:space="preserve">θ</w:t>
        </w:r>
      </w:ins>
      <w:r>
        <w:rPr>
          <w:rtl w:val="0"/>
        </w:rPr>
        <w:t xml:space="preserve">=( </w:t>
      </w:r>
      <w:del w:id="9162" w:author="Claude" w:date="2026-09-30T00:00:00Z">
        <w:r>
          <w:rPr>
            <w:rtl w:val="0"/>
          </w:rPr>
          <w:delText xml:space="preserve">ፀ</w:delText>
        </w:r>
      </w:del>
      <w:ins w:id="9163" w:author="Claude" w:date="2026-09-30T00:00:00Z">
        <w:r>
          <w:rPr>
            <w:rtl w:val="0"/>
          </w:rPr>
          <w:t xml:space="preserve">θ</w:t>
        </w:r>
      </w:ins>
      <w:r>
        <w:rPr>
          <w:vertAlign w:val="subscript"/>
          <w:rtl w:val="0"/>
        </w:rPr>
        <w:t xml:space="preserve">1</w:t>
      </w:r>
      <w:r>
        <w:rPr>
          <w:rFonts w:ascii="Nyala" w:cs="Nyala" w:eastAsia="Nyala" w:hAnsi="Nyala"/>
          <w:rtl w:val="0"/>
        </w:rPr>
        <w:t xml:space="preserve">,</w:t>
      </w:r>
      <w:del w:id="9164" w:author="Claude" w:date="2026-09-30T00:00:00Z">
        <w:r>
          <w:rPr>
            <w:rFonts w:ascii="Nyala" w:cs="Nyala" w:eastAsia="Nyala" w:hAnsi="Nyala"/>
            <w:rtl w:val="0"/>
          </w:rPr>
          <w:delText xml:space="preserve">ፀ</w:delText>
        </w:r>
      </w:del>
      <w:ins w:id="9165" w:author="Claude" w:date="2026-09-30T00:00:00Z">
        <w:r>
          <w:rPr>
            <w:rFonts w:ascii="Nyala" w:cs="Nyala" w:eastAsia="Nyala" w:hAnsi="Nyala"/>
            <w:rtl w:val="0"/>
          </w:rPr>
          <w:t xml:space="preserve">θ</w:t>
        </w:r>
      </w:ins>
      <w:r>
        <w:rPr>
          <w:vertAlign w:val="subscript"/>
          <w:rtl w:val="0"/>
        </w:rPr>
        <w:t xml:space="preserve">2 ,</w:t>
      </w:r>
      <w:r>
        <w:rPr>
          <w:rtl w:val="0"/>
        </w:rPr>
        <w:t xml:space="preserve"> …</w:t>
      </w:r>
      <w:r>
        <w:rPr>
          <w:vertAlign w:val="subscript"/>
          <w:rtl w:val="0"/>
        </w:rPr>
        <w:t xml:space="preserve">.,</w:t>
      </w:r>
      <w:r>
        <w:rPr>
          <w:rFonts w:ascii="Nyala" w:cs="Nyala" w:eastAsia="Nyala" w:hAnsi="Nyala"/>
          <w:rtl w:val="0"/>
        </w:rPr>
        <w:t xml:space="preserve"> </w:t>
      </w:r>
      <w:del w:id="9166" w:author="Claude" w:date="2026-09-30T00:00:00Z">
        <w:r>
          <w:rPr>
            <w:rFonts w:ascii="Nyala" w:cs="Nyala" w:eastAsia="Nyala" w:hAnsi="Nyala"/>
            <w:rtl w:val="0"/>
          </w:rPr>
          <w:delText xml:space="preserve">ፀ</w:delText>
        </w:r>
      </w:del>
      <w:ins w:id="9167" w:author="Claude" w:date="2026-09-30T00:00:00Z">
        <w:r>
          <w:rPr>
            <w:rFonts w:ascii="Nyala" w:cs="Nyala" w:eastAsia="Nyala" w:hAnsi="Nyala"/>
            <w:rtl w:val="0"/>
          </w:rPr>
          <w:t xml:space="preserve">θ</w:t>
        </w:r>
      </w:ins>
      <w:r>
        <w:rPr>
          <w:vertAlign w:val="subscript"/>
          <w:rtl w:val="0"/>
        </w:rPr>
        <w:t xml:space="preserve">K</w:t>
      </w:r>
      <w:r>
        <w:rPr>
          <w:rtl w:val="0"/>
        </w:rPr>
        <w:t xml:space="preserve">) đại diện cho tỉ lệ của từng nhãn, sao cho:</w:t>
      </w:r>
    </w:p>
    <w:p w:rsidR="00000000" w:rsidDel="00000000" w:rsidP="00000000" w:rsidRDefault="00000000" w:rsidRPr="00000000" w14:paraId="00000031">
      <w:pPr>
        <w:numPr>
          <w:ilvl w:val="0"/>
          <w:numId w:val="4"/>
        </w:numPr>
        <w:ind w:left="1440" w:hanging="360"/>
      </w:pPr>
      <w:r>
        <w:rPr>
          <w:rtl w:val="0"/>
        </w:rPr>
        <w:t xml:space="preserve">Mọi tỷ lệ đều không âm: </w:t>
      </w:r>
      <w:del w:id="9168" w:author="Claude" w:date="2026-09-30T00:00:00Z">
        <w:r>
          <w:rPr>
            <w:rtl w:val="0"/>
          </w:rPr>
          <w:delText xml:space="preserve">ፀ</w:delText>
        </w:r>
      </w:del>
      <w:ins w:id="9169" w:author="Claude" w:date="2026-09-30T00:00:00Z">
        <w:r>
          <w:rPr>
            <w:rtl w:val="0"/>
          </w:rPr>
          <w:t xml:space="preserve">θ</w:t>
        </w:r>
      </w:ins>
      <w:r>
        <w:rPr>
          <w:vertAlign w:val="subscript"/>
          <w:rtl w:val="0"/>
        </w:rPr>
        <w:t xml:space="preserve">i </w:t>
      </w:r>
      <w:r>
        <w:rPr>
          <w:rFonts w:ascii="Arial Unicode MS" w:cs="Arial Unicode MS" w:eastAsia="Arial Unicode MS" w:hAnsi="Arial Unicode MS"/>
          <w:rtl w:val="0"/>
        </w:rPr>
        <w:t xml:space="preserve">≥ 0</w:t>
      </w:r>
    </w:p>
    <w:p w:rsidR="00000000" w:rsidDel="00000000" w:rsidP="00000000" w:rsidRDefault="00000000" w:rsidRPr="00000000" w14:paraId="00000032">
      <w:pPr>
        <w:numPr>
          <w:ilvl w:val="0"/>
          <w:numId w:val="4"/>
        </w:numPr>
        <w:ind w:left="1440" w:hanging="360"/>
      </w:pPr>
      <w:r>
        <w:rPr>
          <w:rtl w:val="0"/>
        </w:rPr>
        <w:t xml:space="preserve">Tổng các tỷ lệ phải bằng 1: </w:t>
      </w:r>
      <m:oMath>
        <m:nary>
          <m:naryPr>
            <m:chr m:val="∑"/>
            <m:ctrlPr>
              <w:rPr/>
            </m:ctrlPr>
          </m:naryPr>
          <m:sub>
            <m:r>
              <w:rPr/>
              <m:t xml:space="preserve">i=1</m:t>
            </m:r>
          </m:sub>
          <m:sup>
            <m:r>
              <w:rPr/>
              <m:t xml:space="preserve">K</m:t>
            </m:r>
          </m:sup>
        </m:nary>
      </m:oMath>
      <w:r>
        <w:rPr>
          <w:rFonts w:ascii="Nyala" w:cs="Nyala" w:eastAsia="Nyala" w:hAnsi="Nyala"/>
          <w:rtl w:val="0"/>
        </w:rPr>
        <w:t xml:space="preserve"> </w:t>
      </w:r>
      <w:del w:id="9170" w:author="Claude" w:date="2026-09-30T00:00:00Z">
        <w:r>
          <w:rPr>
            <w:rFonts w:ascii="Nyala" w:cs="Nyala" w:eastAsia="Nyala" w:hAnsi="Nyala"/>
            <w:rtl w:val="0"/>
          </w:rPr>
          <w:delText xml:space="preserve">ፀ</w:delText>
        </w:r>
      </w:del>
      <w:ins w:id="9171" w:author="Claude" w:date="2026-09-30T00:00:00Z">
        <w:r>
          <w:rPr>
            <w:rFonts w:ascii="Nyala" w:cs="Nyala" w:eastAsia="Nyala" w:hAnsi="Nyala"/>
            <w:rtl w:val="0"/>
          </w:rPr>
          <w:t xml:space="preserve">θ</w:t>
        </w:r>
      </w:ins>
      <w:r>
        <w:rPr>
          <w:vertAlign w:val="subscript"/>
          <w:rtl w:val="0"/>
        </w:rPr>
        <w:t xml:space="preserve">i = 1</w:t>
      </w:r>
      <w:r>
        <w:rPr>
          <w:rtl w:val="0"/>
        </w:rPr>
      </w:r>
    </w:p>
    <w:p w:rsidR="00000000" w:rsidDel="00000000" w:rsidP="00000000" w:rsidRDefault="00000000" w:rsidRPr="00000000" w14:paraId="00000033">
      <w:pPr>
        <w:numPr>
          <w:ilvl w:val="0"/>
          <w:numId w:val="4"/>
        </w:numPr>
        <w:ind w:left="1440" w:hanging="360"/>
      </w:pPr>
      <w:r>
        <w:rPr>
          <w:rtl w:val="0"/>
        </w:rPr>
        <w:t xml:space="preserve">Được tham số hóa bởi vector α = (α</w:t>
      </w:r>
      <w:r>
        <w:rPr>
          <w:vertAlign w:val="subscript"/>
          <w:rtl w:val="0"/>
        </w:rPr>
        <w:t xml:space="preserve">1</w:t>
      </w:r>
      <w:r>
        <w:rPr>
          <w:rtl w:val="0"/>
        </w:rPr>
        <w:t xml:space="preserve">,</w:t>
      </w:r>
      <w:r>
        <w:rPr>
          <w:vertAlign w:val="subscript"/>
          <w:rtl w:val="0"/>
        </w:rPr>
        <w:t xml:space="preserve"> </w:t>
      </w:r>
      <w:r>
        <w:rPr>
          <w:rtl w:val="0"/>
        </w:rPr>
        <w:t xml:space="preserve">α</w:t>
      </w:r>
      <w:r>
        <w:rPr>
          <w:vertAlign w:val="subscript"/>
          <w:rtl w:val="0"/>
        </w:rPr>
        <w:t xml:space="preserve">2</w:t>
      </w:r>
      <w:r>
        <w:rPr>
          <w:rtl w:val="0"/>
        </w:rPr>
        <w:t xml:space="preserve">, …,</w:t>
      </w:r>
      <w:r>
        <w:rPr>
          <w:vertAlign w:val="subscript"/>
          <w:rtl w:val="0"/>
        </w:rPr>
        <w:t xml:space="preserve"> </w:t>
      </w:r>
      <w:r>
        <w:rPr>
          <w:rtl w:val="0"/>
        </w:rPr>
        <w:t xml:space="preserve">α</w:t>
      </w:r>
      <w:r>
        <w:rPr>
          <w:vertAlign w:val="subscript"/>
          <w:rtl w:val="0"/>
        </w:rPr>
        <w:t xml:space="preserve">K</w:t>
      </w:r>
      <w:r>
        <w:rPr>
          <w:rtl w:val="0"/>
        </w:rPr>
        <w:t xml:space="preserve">) với α</w:t>
      </w:r>
      <w:r>
        <w:rPr>
          <w:vertAlign w:val="subscript"/>
          <w:rtl w:val="0"/>
        </w:rPr>
        <w:t xml:space="preserve">i</w:t>
      </w:r>
      <w:r>
        <w:rPr>
          <w:rtl w:val="0"/>
        </w:rPr>
        <w:t xml:space="preserve">&gt;0. Tham số α quyết định hình dáng phân bố của các tỷ lệ </w:t>
      </w:r>
      <w:del w:id="9172" w:author="Claude" w:date="2026-09-30T00:00:00Z">
        <w:r>
          <w:rPr>
            <w:rtl w:val="0"/>
          </w:rPr>
          <w:delText xml:space="preserve">ፀ</w:delText>
        </w:r>
      </w:del>
      <w:ins w:id="9173" w:author="Claude" w:date="2026-09-30T00:00:00Z">
        <w:r>
          <w:rPr>
            <w:rtl w:val="0"/>
          </w:rPr>
          <w:t xml:space="preserve">θ</w:t>
        </w:r>
      </w:ins>
      <w:r>
        <w:rPr>
          <w:rtl w:val="0"/>
        </w:rPr>
        <w:t xml:space="preserve">.</w:t>
      </w:r>
    </w:p>
    <w:p w:rsidR="00000000" w:rsidDel="00000000" w:rsidP="00000000" w:rsidRDefault="00000000" w:rsidRPr="00000000" w14:paraId="00000034">
      <w:pPr>
        <w:numPr>
          <w:ilvl w:val="0"/>
          <w:numId w:val="4"/>
        </w:numPr>
        <w:ind w:left="1440" w:hanging="360"/>
      </w:pPr>
      <w:del w:id="9002" w:author="Claude" w:date="2026-09-30T00:00:00Z">
        <w:r>
          <w:rPr>
            <w:rtl w:val="0"/>
          </w:rPr>
          <w:delText xml:space="preserve">Tham số α càng lớn, dữ liệu phân mảnh càng lớn (NonIID) và ngược lại.</w:delText>
        </w:r>
      </w:del>
      <w:ins w:id="9001" w:author="Claude" w:date="2026-09-30T00:00:00Z">
        <w:r>
          <w:rPr>
            <w:rtl w:val="0"/>
          </w:rPr>
          <w:t xml:space="preserve">Tham số α càng nhỏ thì mỗi client càng dồn vào ít nhãn (Non-IID càng mạnh); α càng lớn thì phân bố nhãn của các client càng giống nhau (gần IID). Ví dụ với 20 client trên MNIST: α = 100 → mỗi client có đủ 10 nhãn; α = 0.1 → trung bình chỉ khoảng 2.5 nhãn chiếm từ 5% dữ liệu của client trở lên.</w:t>
        </w:r>
      </w:ins>
      <w:r>
        <w:rPr>
          <w:vertAlign w:val="superscript"/>
        </w:rPr>
        <w:footnoteReference w:customMarkFollows="0" w:id="2"/>
      </w:r>
      <w:r>
        <w:rPr>
          <w:rtl w:val="0"/>
        </w:rPr>
      </w:r>
    </w:p>
    <w:p w:rsidR="00000000" w:rsidDel="00000000" w:rsidP="00000000" w:rsidRDefault="00000000" w:rsidRPr="00000000" w14:paraId="00000035">
      <w:pPr>
        <w:rPr>
          <w:b w:val="1"/>
          <w:bCs w:val="1"/>
        </w:rPr>
      </w:pPr>
      <w:r>
        <w:rPr>
          <w:rtl w:val="0"/>
        </w:rPr>
      </w:r>
    </w:p>
    <w:p w:rsidR="00000000" w:rsidDel="00000000" w:rsidP="00000000" w:rsidRDefault="00000000" w:rsidRPr="00000000" w14:paraId="00000036">
      <w:pPr>
        <w:numPr>
          <w:ilvl w:val="0"/>
          <w:numId w:val="33"/>
        </w:numPr>
        <w:ind w:left="720" w:hanging="360"/>
        <w:rPr>
          <w:b w:val="1"/>
          <w:bCs w:val="1"/>
        </w:rPr>
        <w:sectPr>
          <w:footerReference r:id="rId17" w:type="default"/>
          <w:type w:val="nextPage"/>
          <w:pgSz w:h="16834" w:w="11909" w:orient="portrait"/>
          <w:pgMar w:bottom="1440" w:top="1440" w:left="1440" w:right="1440" w:header="720" w:footer="720"/>
          <w:pgNumType w:start="1"/>
        </w:sectPr>
      </w:pPr>
      <w:commentRangeStart w:id="9503"/>
      <w:r>
        <w:rPr>
          <w:b w:val="1"/>
          <w:bCs w:val="1"/>
          <w:rtl w:val="0"/>
        </w:rPr>
        <w:t xml:space="preserve">Phương pháp Pathological partition</w:t>
      </w:r>
      <w:commentRangeEnd w:id="9503"/>
      <w:r>
        <w:rPr>
          <w:rStyle w:val="CommentReference"/>
        </w:rPr>
        <w:commentReference w:id="9503"/>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18" w:type="default"/>
          <w:type w:val="nextPage"/>
          <w:pgSz w:h="16834" w:w="11909" w:orient="portrait"/>
          <w:pgMar w:bottom="1440" w:top="1440" w:left="1440" w:right="1440" w:header="720" w:footer="720"/>
          <w:pgNumType w:start="1"/>
        </w:sectPr>
      </w:pPr>
      <w:bookmarkStart w:colFirst="0" w:colLast="0" w:name="_k3ikysqxdzsq" w:id="2"/>
      <w:bookmarkEnd w:id="2"/>
      <w:r>
        <w:rPr>
          <w:rFonts w:ascii="Arial" w:cs="Arial" w:eastAsia="Arial" w:hAnsi="Arial"/>
          <w:b w:val="0"/>
          <w:bCs w:val="0"/>
          <w:i w:val="0"/>
          <w:iCs w:val="0"/>
          <w:smallCaps w:val="0"/>
          <w:strike w:val="0"/>
          <w:color w:val="000000"/>
          <w:sz w:val="52"/>
          <w:szCs w:val="52"/>
          <w:u w:val="none"/>
          <w:shd w:fill="auto" w:val="clear"/>
          <w:vertAlign w:val="baseline"/>
          <w:rtl w:val="0"/>
        </w:rPr>
        <w:t xml:space="preserve">Công nghệ và công cụ</w:t>
      </w:r>
      <w:r>
        <w:rPr>
          <w:rtl w:val="0"/>
        </w:rPr>
      </w:r>
    </w:p>
    <w:p w:rsidR="00000000" w:rsidDel="00000000" w:rsidP="00000000" w:rsidRDefault="00000000" w:rsidRPr="00000000" w14:paraId="00000038">
      <w:pPr>
        <w:rPr>
          <w:b w:val="1"/>
          <w:bCs w:val="1"/>
          <w:sz w:val="24"/>
          <w:szCs w:val="24"/>
        </w:rPr>
      </w:pPr>
      <w:r>
        <w:rPr>
          <w:b w:val="1"/>
          <w:bCs w:val="1"/>
          <w:sz w:val="24"/>
          <w:szCs w:val="24"/>
          <w:rtl w:val="0"/>
        </w:rPr>
        <w:t xml:space="preserve">A. Framework:</w:t>
      </w:r>
    </w:p>
    <w:p w:rsidR="00000000" w:rsidDel="00000000" w:rsidP="00000000" w:rsidRDefault="00000000" w:rsidRPr="00000000" w14:paraId="00000039">
      <w:pPr>
        <w:rPr>
          <w:b w:val="1"/>
          <w:bCs w:val="1"/>
        </w:rPr>
      </w:pPr>
      <w:r>
        <w:rPr>
          <w:rtl w:val="0"/>
        </w:rPr>
      </w:r>
    </w:p>
    <w:p w:rsidR="00000000" w:rsidDel="00000000" w:rsidP="00000000" w:rsidRDefault="00000000" w:rsidRPr="00000000" w14:paraId="0000003A">
      <w:pPr>
        <w:rPr/>
      </w:pPr>
      <w:r>
        <w:rPr>
          <w:b w:val="1"/>
          <w:bCs w:val="1"/>
          <w:rtl w:val="0"/>
        </w:rPr>
        <w:t xml:space="preserve">1. Flower (flwr)</w:t>
      </w:r>
      <w:r>
        <w:rPr>
          <w:rtl w:val="0"/>
        </w:rPr>
        <w:t xml:space="preserve">:</w:t>
      </w:r>
    </w:p>
    <w:p w:rsidR="00000000" w:rsidDel="00000000" w:rsidP="00000000" w:rsidRDefault="00000000" w:rsidRPr="00000000" w14:paraId="0000003B">
      <w:pPr>
        <w:rPr/>
      </w:pPr>
      <w:r>
        <w:rPr>
          <w:rtl w:val="0"/>
        </w:rPr>
        <w:t xml:space="preserve">Flower được thiết kế cốt lõi dựa trên kiến trúc Client-Server (Centralized FL). Mặc dù nó rất mạnh cho FL truyền thống, nhưng để ép nó chạy theo kiểu P2P thực sự (ví dụ: mô phỏng mạng Ring, nơi Node A truyền cho Node B mà không qua Server) là cực kỳ khó. Không thật sự phù hợp cho thiết kế DFL.</w:t>
      </w:r>
    </w:p>
    <w:p w:rsidR="00000000" w:rsidDel="00000000" w:rsidP="00000000" w:rsidRDefault="00000000" w:rsidRPr="00000000" w14:paraId="0000003C">
      <w:pPr>
        <w:rPr/>
      </w:pPr>
      <w:r>
        <w:rPr>
          <w:rtl w:val="0"/>
        </w:rPr>
      </w:r>
    </w:p>
    <w:p w:rsidR="00000000" w:rsidDel="00000000" w:rsidP="00000000" w:rsidRDefault="00000000" w:rsidRPr="00000000" w14:paraId="0000003D">
      <w:pPr>
        <w:rPr/>
      </w:pPr>
      <w:r>
        <w:rPr>
          <w:b w:val="1"/>
          <w:bCs w:val="1"/>
          <w:rtl w:val="0"/>
        </w:rPr>
        <w:t xml:space="preserve">2. Viết thuần bằng gRPC / ZeroMQ:</w:t>
      </w:r>
      <w:r>
        <w:rPr>
          <w:rtl w:val="0"/>
        </w:rPr>
        <w:t xml:space="preserve"> </w:t>
      </w:r>
    </w:p>
    <w:p w:rsidR="00000000" w:rsidDel="00000000" w:rsidP="00000000" w:rsidRDefault="00000000" w:rsidRPr="00000000" w14:paraId="0000003E">
      <w:pPr>
        <w:rPr/>
      </w:pPr>
      <w:r>
        <w:rPr>
          <w:rtl w:val="0"/>
        </w:rPr>
        <w:t xml:space="preserve">Đây là các thư viện mạng cấp thấp. Nếu dùng, phải tự code toàn bộ quá trình: mở cổng mạng, kết nối, đóng gói dữ liệu (serialize tensor thành byte), xử lý lỗi rớt mạng.</w:t>
      </w:r>
    </w:p>
    <w:p w:rsidR="00000000" w:rsidDel="00000000" w:rsidP="00000000" w:rsidRDefault="00000000" w:rsidRPr="00000000" w14:paraId="0000003F">
      <w:pPr>
        <w:rPr/>
      </w:pPr>
      <w:r>
        <w:rPr>
          <w:rtl w:val="0"/>
        </w:rPr>
        <w:t xml:space="preserve">Kết luận: Quá mất thời gian cho quá trình mô phỏng DFL.</w:t>
      </w:r>
    </w:p>
    <w:p w:rsidR="00000000" w:rsidDel="00000000" w:rsidP="00000000" w:rsidRDefault="00000000" w:rsidRPr="00000000" w14:paraId="00000040">
      <w:pPr>
        <w:rPr/>
      </w:pPr>
      <w:r>
        <w:rPr>
          <w:rtl w:val="0"/>
        </w:rPr>
      </w:r>
    </w:p>
    <w:p w:rsidR="00000000" w:rsidDel="00000000" w:rsidP="00000000" w:rsidRDefault="00000000" w:rsidRPr="00000000" w14:paraId="00000041">
      <w:pPr>
        <w:rPr/>
      </w:pPr>
      <w:r>
        <w:rPr>
          <w:b w:val="1"/>
          <w:bCs w:val="1"/>
          <w:rtl w:val="0"/>
        </w:rPr>
        <w:t xml:space="preserve">3. PyTorch + NetworkX</w:t>
      </w:r>
      <w:r>
        <w:rPr>
          <w:rtl w:val="0"/>
        </w:rPr>
        <w:t xml:space="preserve">: </w:t>
      </w:r>
    </w:p>
    <w:p w:rsidR="00000000" w:rsidDel="00000000" w:rsidP="00000000" w:rsidRDefault="00000000" w:rsidRPr="00000000" w14:paraId="00000042">
      <w:pPr>
        <w:rPr/>
      </w:pPr>
      <w:r>
        <w:rPr>
          <w:rtl w:val="0"/>
        </w:rPr>
      </w:r>
    </w:p>
    <w:p w:rsidR="00000000" w:rsidDel="00000000" w:rsidP="00000000" w:rsidRDefault="00000000" w:rsidRPr="00000000" w14:paraId="00000043">
      <w:pPr>
        <w:rPr/>
      </w:pPr>
      <w:r>
        <w:rPr>
          <w:rtl w:val="0"/>
        </w:rPr>
        <w:t xml:space="preserve">Ưu điểm: Cực kỳ dễ code, dễ debug, chạy thí nghiệm cực nhanh (không có độ trễ mạng). Vẫn có thể tính "Communication Cost" bằng cách đếm số lần giao tiếp x dung lượng của 1 model.</w:t>
      </w:r>
    </w:p>
    <w:p w:rsidR="00000000" w:rsidDel="00000000" w:rsidP="00000000" w:rsidRDefault="00000000" w:rsidRPr="00000000" w14:paraId="00000044">
      <w:pPr>
        <w:rPr/>
      </w:pPr>
      <w:r>
        <w:rPr>
          <w:rtl w:val="0"/>
        </w:rPr>
        <w:t xml:space="preserve">Cách làm:</w:t>
      </w:r>
    </w:p>
    <w:p w:rsidR="00000000" w:rsidDel="00000000" w:rsidP="00000000" w:rsidRDefault="00000000" w:rsidRPr="00000000" w14:paraId="00000045">
      <w:pPr>
        <w:numPr>
          <w:ilvl w:val="0"/>
          <w:numId w:val="19"/>
        </w:numPr>
        <w:ind w:left="720" w:hanging="360"/>
      </w:pPr>
      <w:r>
        <w:rPr>
          <w:rtl w:val="0"/>
        </w:rPr>
        <w:t xml:space="preserve">Viết một chương trình Python duy nhất.</w:t>
      </w:r>
    </w:p>
    <w:p w:rsidR="00000000" w:rsidDel="00000000" w:rsidP="00000000" w:rsidRDefault="00000000" w:rsidRPr="00000000" w14:paraId="00000046">
      <w:pPr>
        <w:numPr>
          <w:ilvl w:val="0"/>
          <w:numId w:val="19"/>
        </w:numPr>
        <w:ind w:left="720" w:hanging="360"/>
      </w:pPr>
      <w:r>
        <w:rPr>
          <w:rtl w:val="0"/>
        </w:rPr>
        <w:t xml:space="preserve">Tạo ra N mô hình PyTorch (tương ứng N clients) lưu trên RAM.</w:t>
      </w:r>
    </w:p>
    <w:p w:rsidR="00000000" w:rsidDel="00000000" w:rsidP="00000000" w:rsidRDefault="00000000" w:rsidRPr="00000000" w14:paraId="00000047">
      <w:pPr>
        <w:numPr>
          <w:ilvl w:val="0"/>
          <w:numId w:val="19"/>
        </w:numPr>
        <w:ind w:left="720" w:hanging="360"/>
      </w:pPr>
      <w:r>
        <w:rPr>
          <w:rtl w:val="0"/>
        </w:rPr>
        <w:t xml:space="preserve">Dùng NetworkX để vẽ ra cái đồ thị (Ring, Random...).</w:t>
      </w:r>
    </w:p>
    <w:p w:rsidR="00000000" w:rsidDel="00000000" w:rsidP="00000000" w:rsidRDefault="00000000" w:rsidRPr="00000000" w14:paraId="00000048">
      <w:pPr>
        <w:numPr>
          <w:ilvl w:val="0"/>
          <w:numId w:val="19"/>
        </w:numPr>
        <w:ind w:left="720" w:hanging="360"/>
      </w:pPr>
      <w:r>
        <w:rPr>
          <w:rtl w:val="0"/>
        </w:rPr>
        <w:t xml:space="preserve">Trong mỗi vòng lặp (round), các model tự train. Khi cần giao tiếp, bạn dựa vào đồ thị NetworkX để biết Model A nối với Model B, và thực hiện phép toán cộng/chia trung bình weights trực tiếp trên RAM.</w:t>
      </w:r>
    </w:p>
    <w:p w:rsidR="00000000" w:rsidDel="00000000" w:rsidP="00000000" w:rsidRDefault="00000000" w:rsidRPr="00000000" w14:paraId="00000049">
      <w:pPr>
        <w:rPr/>
      </w:pPr>
      <w:r>
        <w:rPr>
          <w:rtl w:val="0"/>
        </w:rPr>
      </w:r>
    </w:p>
    <w:p w:rsidR="00000000" w:rsidDel="00000000" w:rsidP="00000000" w:rsidRDefault="00000000" w:rsidRPr="00000000" w14:paraId="0000004A">
      <w:pPr>
        <w:rPr>
          <w:b w:val="1"/>
          <w:bCs w:val="1"/>
        </w:rPr>
      </w:pPr>
      <w:r>
        <w:rPr>
          <w:b w:val="1"/>
          <w:bCs w:val="1"/>
          <w:rtl w:val="0"/>
        </w:rPr>
        <w:t xml:space="preserve">4. PyTorch + torch.distributed:</w:t>
      </w:r>
    </w:p>
    <w:p w:rsidR="00000000" w:rsidDel="00000000" w:rsidP="00000000" w:rsidRDefault="00000000" w:rsidRPr="00000000" w14:paraId="0000004B">
      <w:pPr>
        <w:rPr/>
      </w:pPr>
      <w:r>
        <w:rPr>
          <w:rtl w:val="0"/>
        </w:rPr>
        <w:t xml:space="preserve">Ưu điểm: Nó hỗ trợ giao tiếp Point-to-Point (P2P) qua các hàm dist.send() và dist.recv(). Nó giúp bạn chuyển Tensor PyTorch trực tiếp giữa các tiến trình mà không cần tự code gRPC. Bạn sẽ kết hợp với NetworkX để định tuyến (tiến trình A chỉ được gọi hàm send/recv với tiến trình B). Phù hợp khi có yêu cầu đo độ trễ mạng thực tế.</w:t>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t xml:space="preserve">Cách làm: Sử dụng thư viện torch.distributed có sẵn của PyTorch.</w:t>
      </w:r>
    </w:p>
    <w:p w:rsidR="00000000" w:rsidDel="00000000" w:rsidP="00000000" w:rsidRDefault="00000000" w:rsidRPr="00000000" w14:paraId="0000004E">
      <w:pPr>
        <w:rPr>
          <w:sz w:val="24"/>
          <w:szCs w:val="24"/>
        </w:rPr>
      </w:pPr>
      <w:r>
        <w:rPr>
          <w:rtl w:val="0"/>
        </w:rPr>
      </w:r>
    </w:p>
    <w:p w:rsidR="00000000" w:rsidDel="00000000" w:rsidP="00000000" w:rsidRDefault="00000000" w:rsidRPr="00000000" w14:paraId="0000004F">
      <w:pPr>
        <w:rPr>
          <w:b w:val="1"/>
          <w:bCs w:val="1"/>
          <w:sz w:val="24"/>
          <w:szCs w:val="24"/>
        </w:rPr>
        <w:sectPr>
          <w:footerReference r:id="rId19" w:type="default"/>
          <w:type w:val="nextPage"/>
          <w:pgSz w:h="16834" w:w="11909" w:orient="portrait"/>
          <w:pgMar w:bottom="1440" w:top="1440" w:left="1440" w:right="1440" w:header="720" w:footer="720"/>
          <w:pgNumType w:start="1"/>
        </w:sectPr>
      </w:pPr>
      <w:r>
        <w:rPr>
          <w:b w:val="1"/>
          <w:bCs w:val="1"/>
          <w:sz w:val="24"/>
          <w:szCs w:val="24"/>
          <w:rtl w:val="0"/>
        </w:rPr>
        <w:t xml:space="preserve">B. Dataset</w:t>
      </w:r>
      <w:ins w:id="9087" w:author="Claude" w:date="2026-09-30T00:00:00Z">
        <w:r>
          <w:rPr>
            <w:rtl w:val="0"/>
          </w:rPr>
          <w:br/>
          <w:t xml:space="preserve">MNIST là dataset chính: nhanh, được đề gợi ý, chạy được trên CPU. Tách 5.000 ảnh train làm tập validation để chọn learning rate.</w:t>
        </w:r>
        <w:r>
          <w:rPr>
            <w:rtl w:val="0"/>
          </w:rPr>
          <w:br/>
          <w:t xml:space="preserve">Vì MNIST dễ (accuracy tối đa khoảng 99%), khác biệt chỉ lộ rõ ở Non-IID mạnh, nên cần thêm độ đo như số bước hoặc số byte để đạt ngưỡng accuracy.</w:t>
        </w:r>
        <w:r>
          <w:rPr>
            <w:rtl w:val="0"/>
          </w:rPr>
          <w:br/>
          <w:t xml:space="preserve">Mở rộng sau khi xong MNIST: CIFAR-10 (ưu tiên, nếu chạy nổi trên CPU); Fashion-MNIST (cùng giao diện torchvision) làm phương án kiểm chứng rẻ.</w:t>
        </w:r>
      </w:ins>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footerReference r:id="rId20" w:type="default"/>
          <w:type w:val="nextPage"/>
          <w:pgSz w:h="16834" w:w="11909" w:orient="portrait"/>
          <w:pgMar w:bottom="1440" w:top="1440" w:left="1440" w:right="1440" w:header="720" w:footer="720"/>
          <w:pgNumType w:start="1"/>
        </w:sectPr>
      </w:pPr>
      <w:bookmarkStart w:colFirst="0" w:colLast="0" w:name="_4p7lmcp4o8vh" w:id="3"/>
      <w:bookmarkEnd w:id="3"/>
      <w:r>
        <w:rPr>
          <w:rFonts w:ascii="Arial" w:cs="Arial" w:eastAsia="Arial" w:hAnsi="Arial"/>
          <w:b w:val="0"/>
          <w:bCs w:val="0"/>
          <w:i w:val="0"/>
          <w:iCs w:val="0"/>
          <w:smallCaps w:val="0"/>
          <w:strike w:val="0"/>
          <w:color w:val="000000"/>
          <w:sz w:val="52"/>
          <w:szCs w:val="52"/>
          <w:u w:val="none"/>
          <w:shd w:fill="auto" w:val="clear"/>
          <w:vertAlign w:val="baseline"/>
          <w:rtl w:val="0"/>
        </w:rPr>
        <w:t xml:space="preserve">câu hỏi</w:t>
      </w:r>
      <w:r>
        <w:rPr>
          <w:rtl w:val="0"/>
        </w:rPr>
      </w:r>
    </w:p>
    <w:p w:rsidR="00000000" w:rsidDel="00000000" w:rsidP="00000000" w:rsidRDefault="00000000" w:rsidRPr="00000000" w14:paraId="00000051">
      <w:pPr>
        <w:rPr>
          <w:color w:val="ff0000"/>
        </w:rPr>
      </w:pPr>
      <w:r>
        <w:rPr>
          <w:color w:val="ff0000"/>
          <w:rtl w:val="0"/>
        </w:rPr>
        <w:t xml:space="preserve">Khi mô phỏng hệ thống, hệ thống có bắt buộc đa tiến trình/ máy tính độc lập để đo độ trễ mạng không?</w:t>
      </w:r>
    </w:p>
    <w:p w:rsidR="00000000" w:rsidDel="00000000" w:rsidP="00000000" w:rsidRDefault="00000000" w:rsidRPr="00000000" w14:paraId="00000052">
      <w:pPr>
        <w:rPr/>
      </w:pPr>
      <w:r>
        <w:rPr>
          <w:rtl w:val="0"/>
        </w:rPr>
        <w:t xml:space="preserve">-&gt; Có: PyTorch + torch.distributed</w:t>
      </w:r>
    </w:p>
    <w:p w:rsidR="00000000" w:rsidDel="00000000" w:rsidP="00000000" w:rsidRDefault="00000000" w:rsidRPr="00000000" w14:paraId="00000053">
      <w:pPr>
        <w:rPr/>
      </w:pPr>
      <w:r>
        <w:rPr>
          <w:rtl w:val="0"/>
        </w:rPr>
        <w:t xml:space="preserve">-&gt; Không: PyTorch + NetworkX</w:t>
      </w:r>
    </w:p>
    <w:p>
      <w:pPr>
        <w:rPr>
          <w:ins w:id="9188" w:author="Claude" w:date="2026-09-30T00:00:00Z"/>
        </w:rPr>
      </w:pPr>
      <w:ins w:id="9189" w:author="Claude" w:date="2026-09-30T00:00:00Z">
        <w:r>
          <w:rPr>
            <w:rtl w:val="0"/>
          </w:rPr>
          <w:t xml:space="preserve">→ Đề xuất của nhóm (chờ GVHD xác nhận): các độ đo của đề không cần đo độ trễ mạng, nên thí nghiệm dùng PyTorch + NetworkX mô phỏng trong một tiến trình. Nếu GVHD yêu cầu P2P thật, bổ sung bản chạy 4–8 tiến trình bằng torch.distributed để minh họa.</w:t>
        </w:r>
      </w:ins>
    </w:p>
    <w:p w:rsidR="00000000" w:rsidDel="00000000" w:rsidP="00000000" w:rsidRDefault="00000000" w:rsidRPr="00000000" w14:paraId="00000054">
      <w:pPr>
        <w:rPr/>
        <w:sectPr>
          <w:footerReference r:id="rId21" w:type="default"/>
          <w:type w:val="nextPage"/>
          <w:pgSz w:h="16834" w:w="11909" w:orient="portrait"/>
          <w:pgMar w:bottom="1440" w:top="1440" w:left="1440" w:right="1440" w:header="720" w:footer="720"/>
          <w:pgNumType w:start="1"/>
        </w:sectPr>
      </w:pPr>
      <w:r>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6834" w:w="11909" w:orient="portrait"/>
          <w:pgMar w:bottom="1440" w:top="1440" w:left="1440" w:right="1440" w:header="720" w:footer="720"/>
          <w:pgNumType w:start="1"/>
        </w:sectPr>
      </w:pPr>
      <w:bookmarkStart w:colFirst="0" w:colLast="0" w:name="_9ql60agcxgst" w:id="4"/>
      <w:bookmarkEnd w:id="4"/>
      <w:r>
        <w:rPr>
          <w:rFonts w:ascii="Arial" w:cs="Arial" w:eastAsia="Arial" w:hAnsi="Arial"/>
          <w:b w:val="0"/>
          <w:bCs w:val="0"/>
          <w:i w:val="0"/>
          <w:iCs w:val="0"/>
          <w:smallCaps w:val="0"/>
          <w:strike w:val="0"/>
          <w:color w:val="000000"/>
          <w:sz w:val="52"/>
          <w:szCs w:val="52"/>
          <w:u w:val="none"/>
          <w:shd w:fill="auto" w:val="clear"/>
          <w:vertAlign w:val="baseline"/>
          <w:rtl w:val="0"/>
        </w:rPr>
        <w:t xml:space="preserve">tổng hợp</w:t>
      </w:r>
      <w:r>
        <w:rPr>
          <w:rtl w:val="0"/>
        </w:rPr>
      </w:r>
    </w:p>
    <w:p w:rsidR="00000000" w:rsidDel="00000000" w:rsidP="00000000" w:rsidRDefault="00000000" w:rsidRPr="00000000" w14:paraId="00000056">
      <w:pPr>
        <w:numPr>
          <w:ilvl w:val="0"/>
          <w:numId w:val="7"/>
        </w:numPr>
        <w:ind w:left="720" w:hanging="360"/>
        <w:rPr>
          <w:b w:val="1"/>
          <w:bCs w:val="1"/>
        </w:rPr>
      </w:pPr>
      <w:r>
        <w:rPr>
          <w:b w:val="1"/>
          <w:bCs w:val="1"/>
          <w:rtl w:val="0"/>
        </w:rPr>
        <w:t xml:space="preserve">Tổng quan đề tài:</w:t>
      </w:r>
    </w:p>
    <w:p w:rsidR="00000000" w:rsidDel="00000000" w:rsidP="00000000" w:rsidRDefault="00000000" w:rsidRPr="00000000" w14:paraId="00000057">
      <w:pPr>
        <w:numPr>
          <w:ilvl w:val="0"/>
          <w:numId w:val="3"/>
        </w:numPr>
        <w:ind w:left="720" w:hanging="360"/>
      </w:pPr>
      <w:r>
        <w:rPr>
          <w:rtl w:val="0"/>
        </w:rPr>
        <w:t xml:space="preserve">Vấn đề đặt ra: </w:t>
      </w:r>
    </w:p>
    <w:p w:rsidR="00000000" w:rsidDel="00000000" w:rsidP="00000000" w:rsidRDefault="00000000" w:rsidRPr="00000000" w14:paraId="00000058">
      <w:pPr>
        <w:numPr>
          <w:ilvl w:val="0"/>
          <w:numId w:val="36"/>
        </w:numPr>
        <w:ind w:left="1440" w:hanging="360"/>
      </w:pPr>
      <w:r>
        <w:rPr>
          <w:i w:val="1"/>
          <w:iCs w:val="1"/>
          <w:rtl w:val="0"/>
        </w:rPr>
        <w:t xml:space="preserve">Decentralized Federated Learning (DFL)</w:t>
      </w:r>
      <w:r>
        <w:rPr>
          <w:b w:val="1"/>
          <w:bCs w:val="1"/>
          <w:rtl w:val="0"/>
        </w:rPr>
        <w:t xml:space="preserve"> </w:t>
      </w:r>
      <w:r>
        <w:rPr>
          <w:rtl w:val="0"/>
        </w:rPr>
        <w:t xml:space="preserve">loại bỏ máy chủ trung tâm từ Federated Learning truyền thống, các máy khách giao tiếp trực tiếp với nhau (Peer-to-Peer - P2P), giúp cải thiện khả năng chịu lỗi, các vấn đề về độ tin cậy, làm giảm vấn đề "thắt cổ chai", cho phép sử dụng tài nguyên hiệu quả hơn.</w:t>
      </w:r>
    </w:p>
    <w:p w:rsidR="00000000" w:rsidDel="00000000" w:rsidP="00000000" w:rsidRDefault="00000000" w:rsidRPr="00000000" w14:paraId="00000059">
      <w:pPr>
        <w:numPr>
          <w:ilvl w:val="0"/>
          <w:numId w:val="36"/>
        </w:numPr>
        <w:ind w:left="1440" w:hanging="360"/>
      </w:pPr>
      <w:r>
        <w:rPr>
          <w:i w:val="1"/>
          <w:iCs w:val="1"/>
          <w:rtl w:val="0"/>
        </w:rPr>
        <w:t xml:space="preserve">Non-IID (Non-Independent and Identically Distributed):</w:t>
      </w:r>
      <w:r>
        <w:rPr>
          <w:b w:val="1"/>
          <w:bCs w:val="1"/>
          <w:rtl w:val="0"/>
        </w:rPr>
        <w:t xml:space="preserve"> </w:t>
      </w:r>
      <w:r>
        <w:rPr>
          <w:rtl w:val="0"/>
        </w:rPr>
        <w:t xml:space="preserve">Dữ liệu non-IID thường cho thấy sự chênh lệch lớn về phân phối dữ liệu và các đặc trưng giữa các client. Trong thực tế, dữ liệu trên thiết bị của mỗi người dùng là hoàn toàn khác nhau (ví dụ: người thích chụp ảnh chó, người thích chụp mèo). Dữ liệu này không đồng nhất. Sự mất cân bằng này làm cho các mô hình cục bộ hội tụ về các hướng khác nhau, gây khó khăn cho việc tạo ra một mô hình toàn cục tốt. </w:t>
      </w:r>
    </w:p>
    <w:p w:rsidR="00000000" w:rsidDel="00000000" w:rsidP="00000000" w:rsidRDefault="00000000" w:rsidRPr="00000000" w14:paraId="0000005A">
      <w:pPr>
        <w:ind w:left="2160" w:firstLine="0"/>
        <w:rPr/>
      </w:pPr>
      <w:r>
        <w:rPr>
          <w:rtl w:val="0"/>
        </w:rPr>
      </w:r>
    </w:p>
    <w:p w:rsidR="00000000" w:rsidDel="00000000" w:rsidP="00000000" w:rsidRDefault="00000000" w:rsidRPr="00000000" w14:paraId="0000005B">
      <w:pPr>
        <w:numPr>
          <w:ilvl w:val="0"/>
          <w:numId w:val="35"/>
        </w:numPr>
        <w:ind w:left="720" w:hanging="360"/>
      </w:pPr>
      <w:r>
        <w:rPr>
          <w:rtl w:val="0"/>
        </w:rPr>
        <w:t xml:space="preserve">Mục tiêu: Đo lường xem khi dữ liệu càng lệch (càng Non-IID) thì mạng P2P này hoạt động tệ đi bao nhiêu (về độ chính xác, tốc độ, chi phí mạng), và cấu trúc mạng nào chịu đựng sự lệch dữ liệu này tốt nhất. </w:t>
      </w:r>
    </w:p>
    <w:p w:rsidR="00000000" w:rsidDel="00000000" w:rsidP="00000000" w:rsidRDefault="00000000" w:rsidRPr="00000000" w14:paraId="0000005C">
      <w:pPr>
        <w:ind w:left="720" w:firstLine="0"/>
        <w:rPr/>
      </w:pPr>
      <w:r>
        <w:rPr>
          <w:rtl w:val="0"/>
        </w:rPr>
      </w:r>
    </w:p>
    <w:p w:rsidR="00000000" w:rsidDel="00000000" w:rsidP="00000000" w:rsidRDefault="00000000" w:rsidRPr="00000000" w14:paraId="0000005D">
      <w:pPr>
        <w:numPr>
          <w:ilvl w:val="0"/>
          <w:numId w:val="7"/>
        </w:numPr>
        <w:ind w:left="720" w:hanging="360"/>
        <w:rPr>
          <w:b w:val="1"/>
          <w:bCs w:val="1"/>
        </w:rPr>
      </w:pPr>
      <w:r>
        <w:rPr>
          <w:b w:val="1"/>
          <w:bCs w:val="1"/>
          <w:rtl w:val="0"/>
        </w:rPr>
        <w:t xml:space="preserve">Thuật toán tổng hợp mô hình trong DFL</w:t>
      </w:r>
    </w:p>
    <w:p w:rsidR="00000000" w:rsidDel="00000000" w:rsidP="00000000" w:rsidRDefault="00000000" w:rsidRPr="00000000" w14:paraId="0000005E">
      <w:pPr>
        <w:ind w:left="720" w:firstLine="0"/>
        <w:rPr>
          <w:b w:val="1"/>
          <w:bCs w:val="1"/>
        </w:rPr>
      </w:pPr>
      <w:r>
        <w:rPr>
          <w:b w:val="1"/>
          <w:bCs w:val="1"/>
          <w:rtl w:val="0"/>
        </w:rPr>
        <w:t xml:space="preserve">2.1 Gossip Learning: </w:t>
      </w:r>
    </w:p>
    <w:p w:rsidR="00000000" w:rsidDel="00000000" w:rsidP="00000000" w:rsidRDefault="00000000" w:rsidRPr="00000000" w14:paraId="0000005F">
      <w:pPr>
        <w:numPr>
          <w:ilvl w:val="0"/>
          <w:numId w:val="27"/>
        </w:numPr>
        <w:ind w:left="1440" w:hanging="360"/>
      </w:pPr>
      <w:r>
        <w:rPr>
          <w:rtl w:val="0"/>
        </w:rPr>
        <w:t xml:space="preserve">Là mô hình Học máy Phi tập trung, trong đó các tham số của mô hình học máy được lan truyền, cập nhật và tổng hợp giữa các node (thiết bị) thông qua kiến trúc P2P.</w:t>
      </w:r>
    </w:p>
    <w:p w:rsidR="00000000" w:rsidDel="00000000" w:rsidP="00000000" w:rsidRDefault="00000000" w:rsidRPr="00000000" w14:paraId="00000060">
      <w:pPr>
        <w:numPr>
          <w:ilvl w:val="0"/>
          <w:numId w:val="27"/>
        </w:numPr>
        <w:ind w:left="1440" w:hanging="360"/>
      </w:pPr>
      <w:commentRangeStart w:id="9502"/>
      <w:r>
        <w:rPr>
          <w:rtl w:val="0"/>
        </w:rPr>
        <w:t xml:space="preserve">Workflow tại bất kỳ node </w:t>
      </w:r>
      <m:oMath>
        <m:r>
          <w:rPr/>
          <m:t xml:space="preserve">i</m:t>
        </m:r>
      </m:oMath>
      <w:r>
        <w:rPr>
          <w:rtl w:val="0"/>
        </w:rPr>
        <w:t xml:space="preserve"> trong một vòng giao tiếp </w:t>
      </w:r>
      <m:oMath>
        <m:r>
          <w:rPr/>
          <m:t xml:space="preserve">t</m:t>
        </m:r>
      </m:oMath>
      <w:r>
        <w:rPr>
          <w:rtl w:val="0"/>
        </w:rPr>
        <w:t xml:space="preserve">:</w:t>
      </w:r>
      <w:commentRangeEnd w:id="9502"/>
      <w:r>
        <w:rPr>
          <w:rStyle w:val="CommentReference"/>
        </w:rPr>
        <w:commentReference w:id="9502"/>
      </w:r>
    </w:p>
    <w:p w:rsidR="00000000" w:rsidDel="00000000" w:rsidP="00000000" w:rsidRDefault="00000000" w:rsidRPr="00000000" w14:paraId="00000061">
      <w:pPr>
        <w:ind w:left="1440" w:firstLine="0"/>
        <w:rPr/>
      </w:pPr>
      <w:r>
        <w:rPr>
          <w:rtl w:val="0"/>
        </w:rPr>
        <w:t xml:space="preserve">+ Giao tiếp: node </w:t>
      </w:r>
      <m:oMath>
        <m:r>
          <w:rPr/>
          <m:t xml:space="preserve">i</m:t>
        </m:r>
      </m:oMath>
      <w:r>
        <w:rPr>
          <w:rtl w:val="0"/>
        </w:rPr>
        <w:t xml:space="preserve"> kéo hoặc nhận các mô hình </w:t>
      </w:r>
      <m:oMath>
        <m:r>
          <w:rPr>
            <w:sz w:val="26"/>
            <w:szCs w:val="26"/>
          </w:rPr>
          <m:t xml:space="preserve">w</m:t>
        </m:r>
      </m:oMath>
      <w:r>
        <w:rPr>
          <w:sz w:val="26"/>
          <w:szCs w:val="26"/>
          <w:vertAlign w:val="superscript"/>
          <w:rtl w:val="0"/>
        </w:rPr>
        <w:t xml:space="preserve">t</w:t>
      </w:r>
      <w:r>
        <w:rPr>
          <w:sz w:val="26"/>
          <w:szCs w:val="26"/>
          <w:vertAlign w:val="subscript"/>
          <w:rtl w:val="0"/>
        </w:rPr>
        <w:t xml:space="preserve">j</w:t>
      </w:r>
      <w:r>
        <w:rPr>
          <w:vertAlign w:val="subscript"/>
          <w:rtl w:val="0"/>
        </w:rPr>
        <w:t xml:space="preserve"> </w:t>
      </w:r>
      <w:r>
        <w:rPr>
          <w:rtl w:val="0"/>
        </w:rPr>
        <w:t xml:space="preserve"> từ các thiết bị hàng xóm của trong mạng P2P. </w:t>
      </w:r>
    </w:p>
    <w:p w:rsidR="00000000" w:rsidDel="00000000" w:rsidP="00000000" w:rsidRDefault="00000000" w:rsidRPr="00000000" w14:paraId="00000062">
      <w:pPr>
        <w:ind w:left="1440" w:firstLine="0"/>
        <w:rPr/>
      </w:pPr>
      <w:r>
        <w:rPr>
          <w:rtl w:val="0"/>
        </w:rPr>
        <w:t xml:space="preserve">+ Tổng hợp: Node </w:t>
      </w:r>
      <m:oMath>
        <m:r>
          <w:rPr/>
          <m:t xml:space="preserve">i</m:t>
        </m:r>
      </m:oMath>
      <w:r>
        <w:rPr>
          <w:rtl w:val="0"/>
        </w:rPr>
        <w:t xml:space="preserve"> thực hiện tính trung bình trọng số giữa mô hình của chính nó và các mô hình vừa nhận được từ hàng xóm để tạo ra một mô hình lai. </w:t>
      </w:r>
    </w:p>
    <w:p w:rsidR="00000000" w:rsidDel="00000000" w:rsidP="00000000" w:rsidRDefault="00000000" w:rsidRPr="00000000" w14:paraId="00000063">
      <w:pPr>
        <w:ind w:left="1440" w:firstLine="0"/>
        <w:rPr/>
      </w:pPr>
      <w:r>
        <w:rPr>
          <w:rtl w:val="0"/>
        </w:rPr>
        <w:tab/>
        <w:tab/>
      </w:r>
      <w:r>
        <w:rPr/>
        <w:drawing>
          <wp:inline distB="114300" distT="114300" distL="114300" distR="114300">
            <wp:extent cx="1852613" cy="544370"/>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852613" cy="544370"/>
                    </a:xfrm>
                    <a:prstGeom prst="rect"/>
                    <a:ln/>
                  </pic:spPr>
                </pic:pic>
              </a:graphicData>
            </a:graphic>
          </wp:inline>
        </w:drawing>
      </w:r>
      <w:r>
        <w:rPr>
          <w:rtl w:val="0"/>
        </w:rPr>
      </w:r>
    </w:p>
    <w:p w:rsidR="00000000" w:rsidDel="00000000" w:rsidP="00000000" w:rsidRDefault="00000000" w:rsidRPr="00000000" w14:paraId="00000064">
      <w:pPr>
        <w:ind w:left="2160" w:firstLine="720"/>
        <w:rPr/>
      </w:pPr>
      <w:r>
        <w:rPr>
          <w:rtl w:val="0"/>
        </w:rPr>
        <w:t xml:space="preserve">khi </w:t>
      </w:r>
      <w:r>
        <w:rPr/>
        <w:drawing>
          <wp:inline distB="114300" distT="114300" distL="114300" distR="114300">
            <wp:extent cx="1182306" cy="322447"/>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182306" cy="322447"/>
                    </a:xfrm>
                    <a:prstGeom prst="rect"/>
                    <a:ln/>
                  </pic:spPr>
                </pic:pic>
              </a:graphicData>
            </a:graphic>
          </wp:inline>
        </w:drawing>
      </w:r>
      <w:r>
        <w:rPr>
          <w:rtl w:val="0"/>
        </w:rPr>
      </w:r>
    </w:p>
    <w:p w:rsidR="00000000" w:rsidDel="00000000" w:rsidP="00000000" w:rsidRDefault="00000000" w:rsidRPr="00000000" w14:paraId="00000065">
      <w:pPr>
        <w:ind w:left="1440" w:firstLine="0"/>
        <w:rPr/>
      </w:pPr>
      <w:r>
        <w:rPr>
          <w:rtl w:val="0"/>
        </w:rPr>
        <w:t xml:space="preserve">+  Node </w:t>
      </w:r>
      <m:oMath>
        <m:r>
          <w:rPr/>
          <m:t xml:space="preserve">i</m:t>
        </m:r>
      </m:oMath>
      <w:r>
        <w:rPr>
          <w:rtl w:val="0"/>
        </w:rPr>
        <w:t xml:space="preserve"> tiếp tục sử dụng tập dữ liệu riêng tư của nó để huấn luyện (dùng thuật toán Gradient Descent) trên mô hình lai vừa tạo ra ở bước 2 để tối ưu hóa. Sau đó lặp lại quy trình. </w:t>
      </w:r>
    </w:p>
    <w:p>
      <w:pPr>
        <w:ind w:left="1440" w:firstLine="0"/>
        <w:rPr>
          <w:ins w:id="9121" w:author="Claude" w:date="2026-09-30T00:00:00Z"/>
        </w:rPr>
      </w:pPr>
      <w:ins w:id="9122" w:author="Claude" w:date="2026-09-30T00:00:00Z">
        <w:r>
          <w:rPr>
            <w:rtl w:val="0"/>
          </w:rPr>
          <w:t xml:space="preserve">+ Các trọng số p_ij tạo thành ma trận trộn W (mỗi hàng có tổng bằng 1). Mặc định dùng trọng số Metropolis–Hastings: p_ij = 1/(1 + max(d_i, d_j)) nếu j là láng giềng của i (d là bậc của node), p_ii = 1 − Σ_{j≠i} p_ij. Ma trận này đối xứng và mỗi node tự tính được từ bậc của láng giềng.</w:t>
        </w:r>
      </w:ins>
    </w:p>
    <w:p>
      <w:pPr>
        <w:ind w:left="1440" w:firstLine="0"/>
        <w:rPr>
          <w:ins w:id="9123" w:author="Claude" w:date="2026-09-30T00:00:00Z"/>
        </w:rPr>
      </w:pPr>
      <w:ins w:id="9124" w:author="Claude" w:date="2026-09-30T00:00:00Z">
        <w:r>
          <w:rPr>
            <w:rtl w:val="0"/>
          </w:rPr>
          <w:t xml:space="preserve">+ Spectral gap δ = 1 − ρ (ρ là trị riêng lớn thứ hai về độ lớn của W) cho biết các node đồng thuận nhanh hay chậm: với 20 node, ring có δ ≈ 0.033, fully-connected có δ = 1. Topology có δ nhỏ trộn chậm, nên dự kiến chịu ảnh hưởng của Non-IID nặng hơn.</w:t>
        </w:r>
      </w:ins>
    </w:p>
    <w:p w:rsidR="00000000" w:rsidDel="00000000" w:rsidP="00000000" w:rsidRDefault="00000000" w:rsidRPr="00000000" w14:paraId="00000066">
      <w:pPr>
        <w:rPr/>
      </w:pPr>
      <w:r>
        <w:rPr>
          <w:rtl w:val="0"/>
        </w:rPr>
        <w:tab/>
      </w:r>
      <w:del w:id="9008" w:author="Claude" w:date="2026-09-30T00:00:00Z">
        <w:r>
          <w:rPr>
            <w:b w:val="1"/>
            <w:bCs w:val="1"/>
            <w:rtl w:val="0"/>
          </w:rPr>
          <w:delText xml:space="preserve">2.2 FedProx</w:delText>
        </w:r>
      </w:del>
      <w:ins w:id="9007" w:author="Claude" w:date="2026-09-30T00:00:00Z">
        <w:r>
          <w:rPr>
            <w:b w:val="1"/>
            <w:bCs w:val="1"/>
            <w:rtl w:val="0"/>
          </w:rPr>
          <w:t xml:space="preserve">2.2 FedProx (phi tập trung)</w:t>
        </w:r>
      </w:ins>
      <w:r>
        <w:rPr>
          <w:rtl w:val="0"/>
        </w:rPr>
      </w:r>
    </w:p>
    <w:p w:rsidR="00000000" w:rsidDel="00000000" w:rsidP="00000000" w:rsidRDefault="00000000" w:rsidRPr="00000000" w14:paraId="00000067">
      <w:pPr>
        <w:numPr>
          <w:ilvl w:val="0"/>
          <w:numId w:val="18"/>
        </w:numPr>
        <w:spacing w:after="160" w:lineRule="auto"/>
        <w:ind w:left="1440" w:hanging="360"/>
      </w:pPr>
      <w:r>
        <w:rPr>
          <w:rtl w:val="0"/>
        </w:rPr>
        <w:t xml:space="preserve"> FedProx sửa đổi bài toán tối ưu hóa cục bộ tại mỗi thiết bị </w:t>
      </w:r>
      <m:oMath>
        <m:r>
          <w:rPr/>
          <m:t xml:space="preserve">k </m:t>
        </m:r>
      </m:oMath>
      <w:r>
        <w:rPr>
          <w:rtl w:val="0"/>
        </w:rPr>
        <w:t xml:space="preserve">bằng cách thêm </w:t>
      </w:r>
      <w:r>
        <w:rPr>
          <w:b w:val="1"/>
          <w:bCs w:val="1"/>
          <w:rtl w:val="0"/>
        </w:rPr>
        <w:t xml:space="preserve">số hạng tiệm cận (proximal term)</w:t>
      </w:r>
      <w:r>
        <w:rPr>
          <w:rtl w:val="0"/>
        </w:rPr>
        <w:t xml:space="preserve"> vào hàm mục tiêu:</w:t>
      </w:r>
    </w:p>
    <w:p w:rsidR="00000000" w:rsidDel="00000000" w:rsidP="00000000" w:rsidRDefault="00000000" w:rsidRPr="00000000" w14:paraId="00000068">
      <w:pPr>
        <w:spacing w:after="160" w:lineRule="auto"/>
        <w:ind w:left="2160" w:firstLine="720"/>
        <w:rPr/>
      </w:pPr>
      <w:r>
        <w:rPr/>
        <w:drawing>
          <wp:inline distB="114300" distT="114300" distL="114300" distR="114300">
            <wp:extent cx="2311400" cy="292100"/>
            <wp:effectExtent b="0" l="0" r="0" t="0"/>
            <wp:docPr id="3"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2311400" cy="292100"/>
                    </a:xfrm>
                    <a:prstGeom prst="rect"/>
                    <a:ln/>
                  </pic:spPr>
                </pic:pic>
              </a:graphicData>
            </a:graphic>
          </wp:inline>
        </w:drawing>
      </w:r>
      <w:r>
        <w:rPr>
          <w:rtl w:val="0"/>
        </w:rPr>
      </w:r>
    </w:p>
    <w:p w:rsidR="00000000" w:rsidDel="00000000" w:rsidP="00000000" w:rsidRDefault="00000000" w:rsidRPr="00000000" w14:paraId="00000069">
      <w:pPr>
        <w:numPr>
          <w:ilvl w:val="0"/>
          <w:numId w:val="29"/>
        </w:numPr>
        <w:spacing w:after="0" w:afterAutospacing="0" w:lineRule="auto"/>
        <w:ind w:left="1440" w:hanging="360"/>
        <w:rPr>
          <w:b w:val="1"/>
          <w:bCs w:val="1"/>
        </w:rPr>
      </w:pPr>
      <w:r>
        <w:rPr>
          <w:b w:val="1"/>
          <w:bCs w:val="1"/>
          <w:rtl w:val="0"/>
        </w:rPr>
        <w:t xml:space="preserve">Các điểm cốt lõi trong giải thuật FedProx:</w:t>
      </w:r>
    </w:p>
    <w:p w:rsidR="00000000" w:rsidDel="00000000" w:rsidP="00000000" w:rsidRDefault="00000000" w:rsidRPr="00000000" w14:paraId="0000006A">
      <w:pPr>
        <w:numPr>
          <w:ilvl w:val="0"/>
          <w:numId w:val="14"/>
        </w:numPr>
        <w:ind w:left="2160" w:hanging="360"/>
        <w:rPr>
          <w:b w:val="1"/>
          <w:bCs w:val="1"/>
        </w:rPr>
      </w:pPr>
      <w:r>
        <w:rPr>
          <w:b w:val="1"/>
          <w:bCs w:val="1"/>
          <w:rtl w:val="0"/>
        </w:rPr>
        <w:t xml:space="preserve">Thêm số hạng tiệm cận </w:t>
      </w:r>
      <w:r>
        <w:rPr>
          <w:b w:val="1"/>
          <w:bCs w:val="1"/>
        </w:rPr>
        <w:drawing>
          <wp:inline distB="114300" distT="114300" distL="114300" distR="114300">
            <wp:extent cx="749300" cy="241300"/>
            <wp:effectExtent b="0" l="0" r="0" t="0"/>
            <wp:docPr id="1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749300" cy="241300"/>
                    </a:xfrm>
                    <a:prstGeom prst="rect"/>
                    <a:ln/>
                  </pic:spPr>
                </pic:pic>
              </a:graphicData>
            </a:graphic>
          </wp:inline>
        </w:drawing>
      </w:r>
      <w:r>
        <w:rPr>
          <w:b w:val="1"/>
          <w:bCs w:val="1"/>
          <w:rtl w:val="0"/>
        </w:rPr>
        <w:t xml:space="preserve">:</w:t>
      </w:r>
    </w:p>
    <w:p w:rsidR="00000000" w:rsidDel="00000000" w:rsidP="00000000" w:rsidRDefault="00000000" w:rsidRPr="00000000" w14:paraId="0000006B">
      <w:pPr>
        <w:numPr>
          <w:ilvl w:val="0"/>
          <w:numId w:val="23"/>
        </w:numPr>
        <w:ind w:left="2880" w:hanging="360"/>
      </w:pPr>
      <w:r>
        <w:rPr>
          <w:b w:val="1"/>
          <w:bCs w:val="1"/>
        </w:rPr>
        <w:drawing>
          <wp:inline distB="114300" distT="114300" distL="114300" distR="114300">
            <wp:extent cx="190500" cy="190500"/>
            <wp:effectExtent b="0" l="0" r="0" t="0"/>
            <wp:docPr id="1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90500" cy="190500"/>
                    </a:xfrm>
                    <a:prstGeom prst="rect"/>
                    <a:ln/>
                  </pic:spPr>
                </pic:pic>
              </a:graphicData>
            </a:graphic>
          </wp:inline>
        </w:drawing>
      </w:r>
      <w:r>
        <w:rPr>
          <w:rtl w:val="0"/>
        </w:rPr>
        <w:t xml:space="preserve"> là trọng số </w:t>
      </w:r>
      <w:del w:id="9010" w:author="Claude" w:date="2026-09-30T00:00:00Z">
        <w:r>
          <w:rPr>
            <w:rtl w:val="0"/>
          </w:rPr>
          <w:delText xml:space="preserve">mô hình toàn cục nhận từ Server ở đầu vòng lặp</w:delText>
        </w:r>
      </w:del>
      <w:ins w:id="9009" w:author="Claude" w:date="2026-09-30T00:00:00Z">
        <w:r>
          <w:rPr>
            <w:rtl w:val="0"/>
          </w:rPr>
          <w:t xml:space="preserve">của chính node ở đầu round (kết quả tổng hợp láng giềng của round trước); trong DFL không có server</w:t>
        </w:r>
      </w:ins>
      <w:r>
        <w:rPr>
          <w:rtl w:val="0"/>
        </w:rPr>
        <w:t xml:space="preserve">.</w:t>
      </w:r>
    </w:p>
    <w:p w:rsidR="00000000" w:rsidDel="00000000" w:rsidP="00000000" w:rsidRDefault="00000000" w:rsidRPr="00000000" w14:paraId="0000006C">
      <w:pPr>
        <w:numPr>
          <w:ilvl w:val="0"/>
          <w:numId w:val="23"/>
        </w:numPr>
        <w:ind w:left="2880" w:hanging="360"/>
      </w:pPr>
      <w:r>
        <w:rPr/>
        <w:drawing>
          <wp:inline distB="114300" distT="114300" distL="114300" distR="114300">
            <wp:extent cx="101600" cy="177800"/>
            <wp:effectExtent b="0" l="0" r="0" t="0"/>
            <wp:docPr id="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01600" cy="177800"/>
                    </a:xfrm>
                    <a:prstGeom prst="rect"/>
                    <a:ln/>
                  </pic:spPr>
                </pic:pic>
              </a:graphicData>
            </a:graphic>
          </wp:inline>
        </w:drawing>
      </w:r>
      <w:r>
        <w:rPr>
          <w:rtl w:val="0"/>
        </w:rPr>
        <w:t xml:space="preserve"> là trọng số cục bộ đang được tối ưu.</w:t>
      </w:r>
    </w:p>
    <w:p w:rsidR="00000000" w:rsidDel="00000000" w:rsidP="00000000" w:rsidRDefault="00000000" w:rsidRPr="00000000" w14:paraId="0000006D">
      <w:pPr>
        <w:numPr>
          <w:ilvl w:val="0"/>
          <w:numId w:val="23"/>
        </w:numPr>
        <w:ind w:left="2880" w:hanging="360"/>
      </w:pPr>
      <w:r>
        <w:rPr/>
        <w:drawing>
          <wp:inline distB="114300" distT="114300" distL="114300" distR="114300">
            <wp:extent cx="342900" cy="177800"/>
            <wp:effectExtent b="0" l="0" r="0" t="0"/>
            <wp:docPr id="1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342900" cy="177800"/>
                    </a:xfrm>
                    <a:prstGeom prst="rect"/>
                    <a:ln/>
                  </pic:spPr>
                </pic:pic>
              </a:graphicData>
            </a:graphic>
          </wp:inline>
        </w:drawing>
      </w:r>
      <w:r>
        <w:rPr>
          <w:rtl w:val="0"/>
        </w:rPr>
        <w:t xml:space="preserve"> là siêu tham số kiểm soát mức độ phạt. Mức độ này giúp ngăn việc các cập nhật cục bộ bị "kéo" quá xa khỏi </w:t>
      </w:r>
      <w:r>
        <w:rPr/>
        <w:drawing>
          <wp:inline distB="114300" distT="114300" distL="114300" distR="114300">
            <wp:extent cx="177800" cy="177800"/>
            <wp:effectExtent b="0" l="0" r="0" t="0"/>
            <wp:docPr id="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77800" cy="177800"/>
                    </a:xfrm>
                    <a:prstGeom prst="rect"/>
                    <a:ln/>
                  </pic:spPr>
                </pic:pic>
              </a:graphicData>
            </a:graphic>
          </wp:inline>
        </w:drawing>
      </w:r>
      <w:r>
        <w:rPr>
          <w:rtl w:val="0"/>
        </w:rPr>
        <w:t xml:space="preserve"> khi dữ liệu giữa các thiết bị bị lệch (Non-IID).</w:t>
      </w:r>
    </w:p>
    <w:p w:rsidR="00000000" w:rsidDel="00000000" w:rsidP="00000000" w:rsidRDefault="00000000" w:rsidRPr="00000000" w14:paraId="0000006E">
      <w:pPr>
        <w:ind w:left="2160" w:firstLine="0"/>
        <w:rPr/>
      </w:pPr>
      <w:r>
        <w:rPr>
          <w:i w:val="1"/>
          <w:iCs w:val="1"/>
          <w:rtl w:val="0"/>
        </w:rPr>
        <w:t xml:space="preserve">Lưu ý:</w:t>
      </w:r>
      <w:r>
        <w:rPr>
          <w:rtl w:val="0"/>
        </w:rPr>
        <w:t xml:space="preserve"> Khi </w:t>
      </w:r>
      <w:r>
        <w:rPr/>
        <w:drawing>
          <wp:inline distB="114300" distT="114300" distL="114300" distR="114300">
            <wp:extent cx="342900" cy="177800"/>
            <wp:effectExtent b="0" l="0" r="0" t="0"/>
            <wp:docPr id="9"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342900" cy="177800"/>
                    </a:xfrm>
                    <a:prstGeom prst="rect"/>
                    <a:ln/>
                  </pic:spPr>
                </pic:pic>
              </a:graphicData>
            </a:graphic>
          </wp:inline>
        </w:drawing>
      </w:r>
      <w:r>
        <w:rPr>
          <w:rtl w:val="0"/>
        </w:rPr>
        <w:t xml:space="preserve">, bài toán quay trở về dạng tối ưu </w:t>
      </w:r>
      <w:del w:id="9012" w:author="Claude" w:date="2026-09-30T00:00:00Z">
        <w:r>
          <w:rPr>
            <w:rtl w:val="0"/>
          </w:rPr>
          <w:delText xml:space="preserve">của FedAvg.</w:delText>
        </w:r>
      </w:del>
      <w:ins w:id="9011" w:author="Claude" w:date="2026-09-30T00:00:00Z">
        <w:r>
          <w:rPr>
            <w:rtl w:val="0"/>
          </w:rPr>
          <w:t xml:space="preserve">của DFedAvg (FedAvg phi tập trung, xem 2.3).</w:t>
        </w:r>
      </w:ins>
    </w:p>
    <w:p>
      <w:pPr>
        <w:ind w:left="2160" w:firstLine="0"/>
        <w:rPr>
          <w:ins w:id="9013" w:author="Claude" w:date="2026-09-30T00:00:00Z"/>
        </w:rPr>
      </w:pPr>
      <w:ins w:id="9014" w:author="Claude" w:date="2026-09-30T00:00:00Z">
        <w:r>
          <w:rPr>
            <w:i w:val="1"/>
            <w:iCs w:val="1"/>
            <w:rtl w:val="0"/>
          </w:rPr>
          <w:t xml:space="preserve">Chọn μ:</w:t>
        </w:r>
        <w:r>
          <w:rPr>
            <w:rtl w:val="0"/>
          </w:rPr>
          <w:t xml:space="preserve"> cường độ thực tế của số hạng prox xấp xỉ η·μ·τ (η là learning rate, τ là số bước cục bộ). Với η = 0.05 và τ = 20, nhóm dùng μ ∈ {0.1, 1}; μ = 0.01 gần như không khác DFedAvg.</w:t>
        </w:r>
      </w:ins>
    </w:p>
    <w:p w:rsidR="00000000" w:rsidDel="00000000" w:rsidP="00000000" w:rsidRDefault="00000000" w:rsidRPr="00000000" w14:paraId="0000006F">
      <w:pPr>
        <w:numPr>
          <w:ilvl w:val="0"/>
          <w:numId w:val="21"/>
        </w:numPr>
        <w:ind w:left="2160" w:hanging="360"/>
        <w:rPr>
          <w:b w:val="1"/>
          <w:bCs w:val="1"/>
        </w:rPr>
      </w:pPr>
      <w:r>
        <w:rPr>
          <w:b w:val="1"/>
          <w:bCs w:val="1"/>
          <w:rtl w:val="0"/>
        </w:rPr>
        <w:t xml:space="preserve">Chấp nhận giải pháp không hoàn toàn (</w:t>
      </w:r>
      <w:r>
        <w:rPr>
          <w:b w:val="1"/>
          <w:bCs w:val="1"/>
        </w:rPr>
        <w:drawing>
          <wp:inline distB="114300" distT="114300" distL="114300" distR="114300">
            <wp:extent cx="76200" cy="177800"/>
            <wp:effectExtent b="0" l="0" r="0" t="0"/>
            <wp:docPr id="1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76200" cy="177800"/>
                    </a:xfrm>
                    <a:prstGeom prst="rect"/>
                    <a:ln/>
                  </pic:spPr>
                </pic:pic>
              </a:graphicData>
            </a:graphic>
          </wp:inline>
        </w:drawing>
      </w:r>
      <w:r>
        <w:rPr>
          <w:b w:val="1"/>
          <w:bCs w:val="1"/>
          <w:rtl w:val="0"/>
        </w:rPr>
        <w:t xml:space="preserve">-inexact solution):</w:t>
      </w:r>
    </w:p>
    <w:p w:rsidR="00000000" w:rsidDel="00000000" w:rsidP="00000000" w:rsidRDefault="00000000" w:rsidRPr="00000000" w14:paraId="00000070">
      <w:pPr>
        <w:numPr>
          <w:ilvl w:val="0"/>
          <w:numId w:val="31"/>
        </w:numPr>
        <w:ind w:left="2880" w:hanging="360"/>
      </w:pPr>
      <w:r>
        <w:rPr>
          <w:rtl w:val="0"/>
        </w:rPr>
        <w:t xml:space="preserve">FedProx cho phép các thiết bị dừng việc tính toán cục bộ khi đạt mức độ chính xác </w:t>
      </w:r>
      <w:r>
        <w:rPr/>
        <w:drawing>
          <wp:inline distB="114300" distT="114300" distL="114300" distR="114300">
            <wp:extent cx="596900" cy="177800"/>
            <wp:effectExtent b="0" l="0" r="0" t="0"/>
            <wp:docPr id="2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96900" cy="177800"/>
                    </a:xfrm>
                    <a:prstGeom prst="rect"/>
                    <a:ln/>
                  </pic:spPr>
                </pic:pic>
              </a:graphicData>
            </a:graphic>
          </wp:inline>
        </w:drawing>
      </w:r>
      <w:r>
        <w:rPr>
          <w:rtl w:val="0"/>
        </w:rPr>
        <w:t xml:space="preserve"> thỏa mãn:</w:t>
      </w:r>
    </w:p>
    <w:p w:rsidR="00000000" w:rsidDel="00000000" w:rsidP="00000000" w:rsidRDefault="00000000" w:rsidRPr="00000000" w14:paraId="00000071">
      <w:pPr>
        <w:spacing w:after="160" w:lineRule="auto"/>
        <w:ind w:left="3600" w:firstLine="720"/>
        <w:rPr/>
      </w:pPr>
      <w:r>
        <w:rPr/>
        <w:drawing>
          <wp:inline distB="114300" distT="114300" distL="114300" distR="114300">
            <wp:extent cx="2138363" cy="190500"/>
            <wp:effectExtent b="0" l="0" r="0" t="0"/>
            <wp:docPr id="1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138363" cy="190500"/>
                    </a:xfrm>
                    <a:prstGeom prst="rect"/>
                    <a:ln/>
                  </pic:spPr>
                </pic:pic>
              </a:graphicData>
            </a:graphic>
          </wp:inline>
        </w:drawing>
      </w:r>
      <w:r>
        <w:rPr>
          <w:rtl w:val="0"/>
        </w:rPr>
      </w:r>
    </w:p>
    <w:p w:rsidR="00000000" w:rsidDel="00000000" w:rsidP="00000000" w:rsidRDefault="00000000" w:rsidRPr="00000000" w14:paraId="00000072">
      <w:pPr>
        <w:numPr>
          <w:ilvl w:val="0"/>
          <w:numId w:val="13"/>
        </w:numPr>
        <w:ind w:left="2880" w:hanging="360"/>
      </w:pPr>
      <w:r>
        <w:rPr>
          <w:rtl w:val="0"/>
        </w:rPr>
        <w:t xml:space="preserve">Ý nghĩa: Thiết bị mạnh có thể chạy nhiều bước tính toán (</w:t>
      </w:r>
      <w:r>
        <w:rPr/>
        <w:drawing>
          <wp:inline distB="114300" distT="114300" distL="114300" distR="114300">
            <wp:extent cx="76200" cy="177800"/>
            <wp:effectExtent b="0" l="0" r="0" t="0"/>
            <wp:docPr id="1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76200" cy="177800"/>
                    </a:xfrm>
                    <a:prstGeom prst="rect"/>
                    <a:ln/>
                  </pic:spPr>
                </pic:pic>
              </a:graphicData>
            </a:graphic>
          </wp:inline>
        </w:drawing>
      </w:r>
      <w:r>
        <w:rPr>
          <w:rtl w:val="0"/>
        </w:rPr>
        <w:t xml:space="preserve"> nhỏ, độ chính xác cao), còn thiết bị yếu/chậm (stragglers) có thể chỉ chạy vài bước tính toán rồi gửi kết quả một phần </w:t>
      </w:r>
      <w:del w:id="9016" w:author="Claude" w:date="2026-09-30T00:00:00Z">
        <w:r>
          <w:rPr>
            <w:rtl w:val="0"/>
          </w:rPr>
          <w:delText xml:space="preserve">về Server</w:delText>
        </w:r>
      </w:del>
      <w:ins w:id="9015" w:author="Claude" w:date="2026-09-30T00:00:00Z">
        <w:r>
          <w:rPr>
            <w:rtl w:val="0"/>
          </w:rPr>
          <w:t xml:space="preserve">cho các láng giềng</w:t>
        </w:r>
      </w:ins>
      <w:r>
        <w:rPr>
          <w:rtl w:val="0"/>
        </w:rPr>
        <w:t xml:space="preserve"> (</w:t>
      </w:r>
      <w:r>
        <w:rPr/>
        <w:drawing>
          <wp:inline distB="114300" distT="114300" distL="114300" distR="114300">
            <wp:extent cx="76200" cy="177800"/>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76200" cy="177800"/>
                    </a:xfrm>
                    <a:prstGeom prst="rect"/>
                    <a:ln/>
                  </pic:spPr>
                </pic:pic>
              </a:graphicData>
            </a:graphic>
          </wp:inline>
        </w:drawing>
      </w:r>
      <w:r>
        <w:rPr>
          <w:rtl w:val="0"/>
        </w:rPr>
        <w:t xml:space="preserve"> lớn hơn) thay vì bị hủy bỏ hoàn toàn.</w:t>
      </w:r>
    </w:p>
    <w:p w:rsidR="00000000" w:rsidDel="00000000" w:rsidP="00000000" w:rsidRDefault="00000000" w:rsidRPr="00000000" w14:paraId="00000073">
      <w:pPr>
        <w:numPr>
          <w:ilvl w:val="0"/>
          <w:numId w:val="8"/>
        </w:numPr>
        <w:spacing w:after="0" w:afterAutospacing="0" w:lineRule="auto"/>
        <w:ind w:left="1440" w:hanging="360"/>
        <w:rPr>
          <w:b w:val="1"/>
          <w:bCs w:val="1"/>
        </w:rPr>
      </w:pPr>
      <w:r>
        <w:rPr>
          <w:b w:val="1"/>
          <w:bCs w:val="1"/>
          <w:rtl w:val="0"/>
        </w:rPr>
        <w:t xml:space="preserve">Các bước thực hiện:</w:t>
      </w:r>
    </w:p>
    <w:p w:rsidR="00000000" w:rsidDel="00000000" w:rsidP="00000000" w:rsidRDefault="00000000" w:rsidRPr="00000000" w14:paraId="00000074">
      <w:pPr>
        <w:numPr>
          <w:ilvl w:val="0"/>
          <w:numId w:val="39"/>
        </w:numPr>
        <w:ind w:left="2160" w:hanging="360"/>
      </w:pPr>
      <w:r>
        <w:rPr>
          <w:b w:val="1"/>
          <w:bCs w:val="1"/>
          <w:rtl w:val="0"/>
        </w:rPr>
        <w:t xml:space="preserve">Khởi tạo:</w:t>
      </w:r>
      <w:r>
        <w:rPr>
          <w:rtl w:val="0"/>
        </w:rPr>
        <w:t xml:space="preserve"> </w:t>
      </w:r>
      <w:del w:id="9018" w:author="Claude" w:date="2026-09-30T00:00:00Z">
        <w:r>
          <w:rPr>
            <w:rtl w:val="0"/>
          </w:rPr>
          <w:delText xml:space="preserve">Server khởi tạo</w:delText>
        </w:r>
      </w:del>
      <w:ins w:id="9017" w:author="Claude" w:date="2026-09-30T00:00:00Z">
        <w:r>
          <w:rPr>
            <w:rtl w:val="0"/>
          </w:rPr>
          <w:t xml:space="preserve">Mọi node dùng chung</w:t>
        </w:r>
      </w:ins>
      <w:r>
        <w:rPr>
          <w:rtl w:val="0"/>
        </w:rPr>
        <w:t xml:space="preserve"> </w:t>
      </w:r>
      <w:r>
        <w:rPr/>
        <w:drawing>
          <wp:inline distB="114300" distT="114300" distL="114300" distR="114300">
            <wp:extent cx="165100" cy="177800"/>
            <wp:effectExtent b="0" l="0" r="0" t="0"/>
            <wp:docPr id="1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65100" cy="177800"/>
                    </a:xfrm>
                    <a:prstGeom prst="rect"/>
                    <a:ln/>
                  </pic:spPr>
                </pic:pic>
              </a:graphicData>
            </a:graphic>
          </wp:inline>
        </w:drawing>
      </w:r>
      <w:r>
        <w:rPr>
          <w:rtl w:val="0"/>
        </w:rPr>
        <w:t xml:space="preserve"> </w:t>
      </w:r>
      <w:del w:id="9020" w:author="Claude" w:date="2026-09-30T00:00:00Z">
        <w:r>
          <w:rPr>
            <w:rtl w:val="0"/>
          </w:rPr>
          <w:delText xml:space="preserve">và cấu hình tham số</w:delText>
        </w:r>
      </w:del>
      <w:ins w:id="9019" w:author="Claude" w:date="2026-09-30T00:00:00Z">
        <w:r>
          <w:rPr>
            <w:rtl w:val="0"/>
          </w:rPr>
          <w:t xml:space="preserve">(theo seed chung) và cùng tham số</w:t>
        </w:r>
      </w:ins>
      <w:r>
        <w:rPr>
          <w:rtl w:val="0"/>
        </w:rPr>
        <w:t xml:space="preserve"> </w:t>
      </w:r>
      <w:r>
        <w:rPr/>
        <w:drawing>
          <wp:inline distB="114300" distT="114300" distL="114300" distR="114300">
            <wp:extent cx="88900" cy="177800"/>
            <wp:effectExtent b="0" l="0" r="0" t="0"/>
            <wp:docPr id="2"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88900" cy="177800"/>
                    </a:xfrm>
                    <a:prstGeom prst="rect"/>
                    <a:ln/>
                  </pic:spPr>
                </pic:pic>
              </a:graphicData>
            </a:graphic>
          </wp:inline>
        </w:drawing>
      </w:r>
      <w:r>
        <w:rPr>
          <w:rtl w:val="0"/>
        </w:rPr>
        <w:t xml:space="preserve">.</w:t>
      </w:r>
    </w:p>
    <w:p w:rsidR="00000000" w:rsidDel="00000000" w:rsidP="00000000" w:rsidRDefault="00000000" w:rsidRPr="00000000" w14:paraId="00000075">
      <w:pPr>
        <w:numPr>
          <w:ilvl w:val="0"/>
          <w:numId w:val="39"/>
        </w:numPr>
        <w:ind w:left="2160" w:hanging="360"/>
        <w:rPr>
          <w:b w:val="1"/>
          <w:bCs w:val="1"/>
        </w:rPr>
      </w:pPr>
      <w:r>
        <w:rPr>
          <w:b w:val="1"/>
          <w:bCs w:val="1"/>
          <w:rtl w:val="0"/>
        </w:rPr>
        <w:t xml:space="preserve">Vòng lặp giao tiếp (</w:t>
      </w:r>
      <w:r>
        <w:rPr>
          <w:b w:val="1"/>
          <w:bCs w:val="1"/>
        </w:rPr>
        <w:drawing>
          <wp:inline distB="114300" distT="114300" distL="114300" distR="114300">
            <wp:extent cx="977900" cy="177800"/>
            <wp:effectExtent b="0" l="0" r="0" t="0"/>
            <wp:docPr id="8"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977900" cy="177800"/>
                    </a:xfrm>
                    <a:prstGeom prst="rect"/>
                    <a:ln/>
                  </pic:spPr>
                </pic:pic>
              </a:graphicData>
            </a:graphic>
          </wp:inline>
        </w:drawing>
      </w:r>
      <w:r>
        <w:rPr>
          <w:b w:val="1"/>
          <w:bCs w:val="1"/>
          <w:rtl w:val="0"/>
        </w:rPr>
        <w:t xml:space="preserve">):</w:t>
      </w:r>
    </w:p>
    <w:p w:rsidR="00000000" w:rsidDel="00000000" w:rsidP="00000000" w:rsidRDefault="00000000" w:rsidRPr="00000000" w14:paraId="00000076">
      <w:pPr>
        <w:numPr>
          <w:ilvl w:val="0"/>
          <w:numId w:val="6"/>
        </w:numPr>
        <w:ind w:left="2880" w:hanging="360"/>
      </w:pPr>
      <w:del w:id="9022" w:author="Claude" w:date="2026-09-30T00:00:00Z">
        <w:r>
          <w:rPr>
            <w:b w:val="1"/>
            <w:bCs w:val="1"/>
            <w:rtl w:val="0"/>
          </w:rPr>
          <w:delText xml:space="preserve">Chọn thiết bị &amp; Phân phát:</w:delText>
        </w:r>
      </w:del>
      <w:ins w:id="9021" w:author="Claude" w:date="2026-09-30T00:00:00Z">
        <w:r>
          <w:rPr>
            <w:b w:val="1"/>
            <w:bCs w:val="1"/>
            <w:rtl w:val="0"/>
          </w:rPr>
          <w:t xml:space="preserve">Xuất phát:</w:t>
        </w:r>
      </w:ins>
      <w:del w:id="9023" w:author="Claude" w:date="2026-09-30T00:00:00Z">
        <w:r>
          <w:rPr>
            <w:rtl w:val="0"/>
          </w:rPr>
          <w:delText xml:space="preserve"> Server chọn tập </w:delText>
        </w:r>
      </w:del>
      <w:del w:id="9024" w:author="Claude" w:date="2026-09-30T00:00:00Z">
        <w:r>
          <w:rPr/>
          <w:drawing>
            <wp:inline distB="114300" distT="114300" distL="114300" distR="114300">
              <wp:extent cx="127000" cy="177800"/>
              <wp:effectExtent b="0" l="0" r="0" t="0"/>
              <wp:docPr id="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27000" cy="177800"/>
                      </a:xfrm>
                      <a:prstGeom prst="rect"/>
                      <a:ln/>
                    </pic:spPr>
                  </pic:pic>
                </a:graphicData>
              </a:graphic>
            </wp:inline>
          </w:drawing>
        </w:r>
      </w:del>
      <w:del w:id="9025" w:author="Claude" w:date="2026-09-30T00:00:00Z">
        <w:r>
          <w:rPr>
            <w:rtl w:val="0"/>
          </w:rPr>
          <w:delText xml:space="preserve"> và gửi </w:delText>
        </w:r>
      </w:del>
      <w:del w:id="9026" w:author="Claude" w:date="2026-09-30T00:00:00Z">
        <w:r>
          <w:rPr/>
          <w:drawing>
            <wp:inline distB="114300" distT="114300" distL="114300" distR="114300">
              <wp:extent cx="177800" cy="177800"/>
              <wp:effectExtent b="0" l="0" r="0" t="0"/>
              <wp:docPr id="1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177800" cy="177800"/>
                      </a:xfrm>
                      <a:prstGeom prst="rect"/>
                      <a:ln/>
                    </pic:spPr>
                  </pic:pic>
                </a:graphicData>
              </a:graphic>
            </wp:inline>
          </w:drawing>
        </w:r>
      </w:del>
      <w:del w:id="9027" w:author="Claude" w:date="2026-09-30T00:00:00Z">
        <w:r>
          <w:rPr>
            <w:rtl w:val="0"/>
          </w:rPr>
          <w:delText xml:space="preserve"> tới các thiết bị.</w:delText>
        </w:r>
      </w:del>
      <w:ins w:id="9028" w:author="Claude" w:date="2026-09-30T00:00:00Z">
        <w:r>
          <w:rPr>
            <w:rtl w:val="0"/>
          </w:rPr>
          <w:t xml:space="preserve"> mỗi node bắt đầu round từ model của chính nó; không có bước chọn thiết bị hay phát model từ server (mọi node tham gia mọi round).</w:t>
        </w:r>
      </w:ins>
    </w:p>
    <w:p w:rsidR="00000000" w:rsidDel="00000000" w:rsidP="00000000" w:rsidRDefault="00000000" w:rsidRPr="00000000" w14:paraId="00000077">
      <w:pPr>
        <w:numPr>
          <w:ilvl w:val="0"/>
          <w:numId w:val="6"/>
        </w:numPr>
        <w:ind w:left="2880" w:hanging="360"/>
      </w:pPr>
      <w:r>
        <w:rPr>
          <w:b w:val="1"/>
          <w:bCs w:val="1"/>
          <w:rtl w:val="0"/>
        </w:rPr>
        <w:t xml:space="preserve">Huấn luyện cục bộ linh hoạt:</w:t>
      </w:r>
      <w:r>
        <w:rPr>
          <w:rtl w:val="0"/>
        </w:rPr>
        <w:t xml:space="preserve"> </w:t>
      </w:r>
      <w:del w:id="9030" w:author="Claude" w:date="2026-09-30T00:00:00Z">
        <w:r>
          <w:rPr>
            <w:rtl w:val="0"/>
          </w:rPr>
          <w:delText xml:space="preserve">Mỗi thiết bị</w:delText>
        </w:r>
      </w:del>
      <w:ins w:id="9029" w:author="Claude" w:date="2026-09-30T00:00:00Z">
        <w:r>
          <w:rPr>
            <w:rtl w:val="0"/>
          </w:rPr>
          <w:t xml:space="preserve">Mỗi node</w:t>
        </w:r>
      </w:ins>
      <w:r>
        <w:rPr>
          <w:rtl w:val="0"/>
        </w:rPr>
        <w:t xml:space="preserve"> </w:t>
      </w:r>
      <w:del w:id="9031" w:author="Claude" w:date="2026-09-30T00:00:00Z">
        <w:r>
          <w:rPr/>
          <w:drawing>
            <wp:inline distB="114300" distT="114300" distL="114300" distR="114300">
              <wp:extent cx="368300" cy="177800"/>
              <wp:effectExtent b="0" l="0" r="0" t="0"/>
              <wp:docPr id="6"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68300" cy="177800"/>
                      </a:xfrm>
                      <a:prstGeom prst="rect"/>
                      <a:ln/>
                    </pic:spPr>
                  </pic:pic>
                </a:graphicData>
              </a:graphic>
            </wp:inline>
          </w:drawing>
        </w:r>
      </w:del>
      <w:ins w:id="9032" w:author="Claude" w:date="2026-09-30T00:00:00Z">
        <w:r>
          <w:rPr>
            <w:i w:val="1"/>
            <w:iCs w:val="1"/>
            <w:rtl w:val="0"/>
          </w:rPr>
          <w:t xml:space="preserve">k</w:t>
        </w:r>
      </w:ins>
      <w:r>
        <w:rPr>
          <w:rtl w:val="0"/>
        </w:rPr>
        <w:t xml:space="preserve"> giải bài toán </w:t>
      </w:r>
      <w:r>
        <w:rPr/>
        <w:drawing>
          <wp:inline distB="114300" distT="114300" distL="114300" distR="114300">
            <wp:extent cx="863600" cy="228600"/>
            <wp:effectExtent b="0" l="0" r="0" t="0"/>
            <wp:docPr id="11"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863600" cy="228600"/>
                    </a:xfrm>
                    <a:prstGeom prst="rect"/>
                    <a:ln/>
                  </pic:spPr>
                </pic:pic>
              </a:graphicData>
            </a:graphic>
          </wp:inline>
        </w:drawing>
      </w:r>
      <w:r>
        <w:rPr>
          <w:rtl w:val="0"/>
        </w:rPr>
        <w:t xml:space="preserve"> bằng một bộ tối ưu cục bộ (có thể là SGD hoặc bất kỳ giải thuật tối ưu nào) cho đến khi đạt ngưỡng </w:t>
      </w:r>
      <w:r>
        <w:rPr/>
        <w:drawing>
          <wp:inline distB="114300" distT="114300" distL="114300" distR="114300">
            <wp:extent cx="139700" cy="177800"/>
            <wp:effectExtent b="0" l="0" r="0" t="0"/>
            <wp:docPr id="23"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139700" cy="177800"/>
                    </a:xfrm>
                    <a:prstGeom prst="rect"/>
                    <a:ln/>
                  </pic:spPr>
                </pic:pic>
              </a:graphicData>
            </a:graphic>
          </wp:inline>
        </w:drawing>
      </w:r>
      <w:r>
        <w:rPr>
          <w:rtl w:val="0"/>
        </w:rPr>
        <w:t xml:space="preserve"> phù hợp với khả năng phần cứng/thời gian của nó.</w:t>
      </w:r>
    </w:p>
    <w:p w:rsidR="00000000" w:rsidDel="00000000" w:rsidP="00000000" w:rsidRDefault="00000000" w:rsidRPr="00000000" w14:paraId="00000078">
      <w:pPr>
        <w:numPr>
          <w:ilvl w:val="0"/>
          <w:numId w:val="6"/>
        </w:numPr>
        <w:ind w:left="2880" w:hanging="360"/>
      </w:pPr>
      <w:r>
        <w:rPr>
          <w:b w:val="1"/>
          <w:bCs w:val="1"/>
          <w:rtl w:val="0"/>
        </w:rPr>
        <w:t xml:space="preserve">Gửi cập nhật một phần:</w:t>
      </w:r>
      <w:r>
        <w:rPr>
          <w:rtl w:val="0"/>
        </w:rPr>
        <w:t xml:space="preserve"> Tất cả thiết bị (kể cả các thiết bị chỉ hoàn thành một phần công việc) gửi trọng số cục bộ </w:t>
      </w:r>
      <w:r>
        <w:rPr/>
        <w:drawing>
          <wp:inline distB="114300" distT="114300" distL="114300" distR="114300">
            <wp:extent cx="292100" cy="190500"/>
            <wp:effectExtent b="0" l="0" r="0" t="0"/>
            <wp:docPr id="7"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292100" cy="190500"/>
                    </a:xfrm>
                    <a:prstGeom prst="rect"/>
                    <a:ln/>
                  </pic:spPr>
                </pic:pic>
              </a:graphicData>
            </a:graphic>
          </wp:inline>
        </w:drawing>
      </w:r>
      <w:r>
        <w:rPr>
          <w:rtl w:val="0"/>
        </w:rPr>
        <w:t xml:space="preserve"> </w:t>
      </w:r>
      <w:del w:id="9034" w:author="Claude" w:date="2026-09-30T00:00:00Z">
        <w:r>
          <w:rPr>
            <w:rtl w:val="0"/>
          </w:rPr>
          <w:delText xml:space="preserve">về Server</w:delText>
        </w:r>
      </w:del>
      <w:ins w:id="9033" w:author="Claude" w:date="2026-09-30T00:00:00Z">
        <w:r>
          <w:rPr>
            <w:rtl w:val="0"/>
          </w:rPr>
          <w:t xml:space="preserve">cho các láng giềng (qua Transport, có đếm byte)</w:t>
        </w:r>
      </w:ins>
      <w:r>
        <w:rPr>
          <w:rtl w:val="0"/>
        </w:rPr>
        <w:t xml:space="preserve">.</w:t>
      </w:r>
    </w:p>
    <w:p w:rsidR="00000000" w:rsidDel="00000000" w:rsidP="00000000" w:rsidRDefault="00000000" w:rsidRPr="00000000" w14:paraId="00000079">
      <w:pPr>
        <w:numPr>
          <w:ilvl w:val="0"/>
          <w:numId w:val="6"/>
        </w:numPr>
        <w:ind w:left="2880" w:hanging="360"/>
      </w:pPr>
      <w:r>
        <w:rPr>
          <w:b w:val="1"/>
          <w:bCs w:val="1"/>
          <w:rtl w:val="0"/>
        </w:rPr>
        <w:t xml:space="preserve">Tổng hợp:</w:t>
      </w:r>
      <w:r>
        <w:rPr>
          <w:rtl w:val="0"/>
        </w:rPr>
        <w:t xml:space="preserve"> </w:t>
      </w:r>
      <w:del w:id="9036" w:author="Claude" w:date="2026-09-30T00:00:00Z">
        <w:r>
          <w:rPr>
            <w:rtl w:val="0"/>
          </w:rPr>
          <w:delText xml:space="preserve">Server tiến hành tính trung bình cộng có trọng số tương tự FedAvg</w:delText>
        </w:r>
      </w:del>
      <w:ins w:id="9035" w:author="Claude" w:date="2026-09-30T00:00:00Z">
        <w:r>
          <w:rPr>
            <w:rtl w:val="0"/>
          </w:rPr>
          <w:t xml:space="preserve">mỗi node tự tính trung bình có trọng số (ma trận trộn W, xem 2.1) giữa model của mình và các model nhận từ láng giềng</w:t>
        </w:r>
      </w:ins>
      <w:r>
        <w:rPr>
          <w:rtl w:val="0"/>
        </w:rPr>
        <w:t xml:space="preserve"> để thu được </w:t>
      </w:r>
      <w:r>
        <w:rPr/>
        <w:drawing>
          <wp:inline distB="114300" distT="114300" distL="114300" distR="114300">
            <wp:extent cx="292100" cy="177800"/>
            <wp:effectExtent b="0" l="0" r="0" t="0"/>
            <wp:docPr id="24"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92100" cy="177800"/>
                    </a:xfrm>
                    <a:prstGeom prst="rect"/>
                    <a:ln/>
                  </pic:spPr>
                </pic:pic>
              </a:graphicData>
            </a:graphic>
          </wp:inline>
        </w:drawing>
      </w:r>
      <w:del w:id="9038" w:author="Claude" w:date="2026-09-30T00:00:00Z">
        <w:r>
          <w:rPr>
            <w:rtl w:val="0"/>
          </w:rPr>
          <w:delText xml:space="preserve">.</w:delText>
        </w:r>
      </w:del>
      <w:ins w:id="9037" w:author="Claude" w:date="2026-09-30T00:00:00Z">
        <w:r>
          <w:rPr>
            <w:rtl w:val="0"/>
          </w:rPr>
          <w:t xml:space="preserve"> của riêng node đó.</w:t>
        </w:r>
      </w:ins>
    </w:p>
    <w:p>
      <w:pPr>
        <w:rPr>
          <w:ins w:id="9039" w:author="Claude" w:date="2026-09-30T00:00:00Z"/>
        </w:rPr>
      </w:pPr>
      <w:ins w:id="9040" w:author="Claude" w:date="2026-09-30T00:00:00Z">
        <w:r>
          <w:rPr>
            <w:rtl w:val="0"/>
          </w:rPr>
          <w:tab/>
          <w:t xml:space="preserve"/>
        </w:r>
        <w:r>
          <w:rPr>
            <w:b w:val="1"/>
            <w:bCs w:val="1"/>
            <w:rtl w:val="0"/>
          </w:rPr>
          <w:t xml:space="preserve">2.3 FedSGD phi tập trung (D-PSGD) và FedAvg phi tập trung (DFedAvg)</w:t>
        </w:r>
      </w:ins>
    </w:p>
    <w:p>
      <w:pPr>
        <w:numPr>
          <w:ilvl w:val="0"/>
          <w:numId w:val="18"/>
        </w:numPr>
        <w:spacing w:after="160" w:lineRule="auto"/>
        <w:ind w:left="1440" w:hanging="360"/>
        <w:rPr>
          <w:ins w:id="9041" w:author="Claude" w:date="2026-09-30T00:00:00Z"/>
        </w:rPr>
      </w:pPr>
      <w:ins w:id="9042" w:author="Claude" w:date="2026-09-30T00:00:00Z">
        <w:r>
          <w:rPr>
            <w:b w:val="1"/>
            <w:bCs w:val="1"/>
            <w:rtl w:val="0"/>
          </w:rPr>
          <w:t xml:space="preserve">Cùng một vòng lặp:</w:t>
        </w:r>
        <w:r>
          <w:rPr>
            <w:rtl w:val="0"/>
          </w:rPr>
          <w:t xml:space="preserve"> mỗi round, node chạy τ bước SGD trên dữ liệu của mình, gửi model cho láng giềng, rồi tổng hợp theo công thức Gossip ở 2.1.</w:t>
        </w:r>
      </w:ins>
    </w:p>
    <w:p>
      <w:pPr>
        <w:numPr>
          <w:ilvl w:val="0"/>
          <w:numId w:val="18"/>
        </w:numPr>
        <w:spacing w:after="160" w:lineRule="auto"/>
        <w:ind w:left="1440" w:hanging="360"/>
        <w:rPr>
          <w:ins w:id="9043" w:author="Claude" w:date="2026-09-30T00:00:00Z"/>
        </w:rPr>
      </w:pPr>
      <w:ins w:id="9044" w:author="Claude" w:date="2026-09-30T00:00:00Z">
        <w:r>
          <w:rPr>
            <w:b w:val="1"/>
            <w:bCs w:val="1"/>
            <w:rtl w:val="0"/>
          </w:rPr>
          <w:t xml:space="preserve">D-PSGD (Lian et al., 2017)</w:t>
        </w:r>
        <w:r>
          <w:rPr>
            <w:rtl w:val="0"/>
          </w:rPr>
          <w:t xml:space="preserve"> — tương tự phi tập trung của FedSGD: τ = 1, tức giao tiếp sau mỗi bước gradient.</w:t>
        </w:r>
      </w:ins>
    </w:p>
    <w:p>
      <w:pPr>
        <w:numPr>
          <w:ilvl w:val="0"/>
          <w:numId w:val="18"/>
        </w:numPr>
        <w:spacing w:after="160" w:lineRule="auto"/>
        <w:ind w:left="1440" w:hanging="360"/>
        <w:rPr>
          <w:ins w:id="9045" w:author="Claude" w:date="2026-09-30T00:00:00Z"/>
        </w:rPr>
      </w:pPr>
      <w:ins w:id="9046" w:author="Claude" w:date="2026-09-30T00:00:00Z">
        <w:r>
          <w:rPr>
            <w:b w:val="1"/>
            <w:bCs w:val="1"/>
            <w:rtl w:val="0"/>
          </w:rPr>
          <w:t xml:space="preserve">DFedAvg (Sun et al., 2022)</w:t>
        </w:r>
        <w:r>
          <w:rPr>
            <w:rtl w:val="0"/>
          </w:rPr>
          <w:t xml:space="preserve"> — FedAvg phi tập trung: chạy τ bước cục bộ (mặc định τ = 20) rồi mới giao tiếp. FedProx phi tập trung ở 2.2 là DFedAvg cộng thêm số hạng prox.</w:t>
        </w:r>
      </w:ins>
    </w:p>
    <w:p>
      <w:pPr>
        <w:numPr>
          <w:ilvl w:val="0"/>
          <w:numId w:val="18"/>
        </w:numPr>
        <w:spacing w:after="160" w:lineRule="auto"/>
        <w:ind w:left="1440" w:hanging="360"/>
        <w:rPr>
          <w:ins w:id="9047" w:author="Claude" w:date="2026-09-30T00:00:00Z"/>
        </w:rPr>
      </w:pPr>
      <w:ins w:id="9048" w:author="Claude" w:date="2026-09-30T00:00:00Z">
        <w:r>
          <w:rPr>
            <w:b w:val="1"/>
            <w:bCs w:val="1"/>
            <w:rtl w:val="0"/>
          </w:rPr>
          <w:t xml:space="preserve">So sánh công bằng:</w:t>
        </w:r>
        <w:r>
          <w:rPr>
            <w:rtl w:val="0"/>
          </w:rPr>
          <w:t xml:space="preserve"> giữ cùng tổng số bước cục bộ (τ × số round = 4000); so theo số bước và số byte, không so theo số round.</w:t>
        </w:r>
      </w:ins>
    </w:p>
    <w:p w:rsidR="00000000" w:rsidDel="00000000" w:rsidP="00000000" w:rsidRDefault="00000000" w:rsidRPr="00000000" w14:paraId="0000007A">
      <w:pPr>
        <w:rPr/>
      </w:pPr>
      <w:r>
        <w:rPr>
          <w:rtl w:val="0"/>
        </w:rPr>
      </w:r>
    </w:p>
    <w:p w:rsidR="00000000" w:rsidDel="00000000" w:rsidP="00000000" w:rsidRDefault="00000000" w:rsidRPr="00000000" w14:paraId="0000007B">
      <w:pPr>
        <w:numPr>
          <w:ilvl w:val="0"/>
          <w:numId w:val="7"/>
        </w:numPr>
        <w:ind w:left="720" w:hanging="360"/>
        <w:rPr>
          <w:b w:val="1"/>
          <w:bCs w:val="1"/>
        </w:rPr>
      </w:pPr>
      <w:r>
        <w:rPr>
          <w:b w:val="1"/>
          <w:bCs w:val="1"/>
          <w:rtl w:val="0"/>
        </w:rPr>
        <w:t xml:space="preserve">Yêu cầu kỹ thuật</w:t>
      </w:r>
    </w:p>
    <w:p w:rsidR="00000000" w:rsidDel="00000000" w:rsidP="00000000" w:rsidRDefault="00000000" w:rsidRPr="00000000" w14:paraId="0000007C">
      <w:pPr>
        <w:ind w:firstLine="720"/>
        <w:rPr>
          <w:b w:val="1"/>
          <w:bCs w:val="1"/>
        </w:rPr>
      </w:pPr>
      <w:r>
        <w:rPr>
          <w:b w:val="1"/>
          <w:bCs w:val="1"/>
          <w:rtl w:val="0"/>
        </w:rPr>
        <w:t xml:space="preserve">3.1 Kiến trúc P2P</w:t>
      </w:r>
    </w:p>
    <w:p w:rsidR="00000000" w:rsidDel="00000000" w:rsidP="00000000" w:rsidRDefault="00000000" w:rsidRPr="00000000" w14:paraId="0000007D">
      <w:pPr>
        <w:ind w:left="720" w:firstLine="720"/>
        <w:rPr/>
      </w:pPr>
      <w:r>
        <w:rPr>
          <w:rtl w:val="0"/>
        </w:rPr>
        <w:t xml:space="preserve">Hệ thống phân tán trong đó các thiết bị liên kết và trao đổi dữ liệu trực tiếp với nhau mà không qua máy chủ.</w:t>
      </w:r>
    </w:p>
    <w:p w:rsidR="00000000" w:rsidDel="00000000" w:rsidP="00000000" w:rsidRDefault="00000000" w:rsidRPr="00000000" w14:paraId="0000007E">
      <w:pPr>
        <w:rPr>
          <w:b w:val="1"/>
          <w:bCs w:val="1"/>
        </w:rPr>
      </w:pPr>
      <w:r>
        <w:rPr>
          <w:rtl w:val="0"/>
        </w:rPr>
        <w:tab/>
      </w:r>
      <w:r>
        <w:rPr>
          <w:b w:val="1"/>
          <w:bCs w:val="1"/>
          <w:rtl w:val="0"/>
        </w:rPr>
        <w:t xml:space="preserve">3.2 Module sinh dữ liệu</w:t>
      </w:r>
    </w:p>
    <w:p w:rsidR="00000000" w:rsidDel="00000000" w:rsidP="00000000" w:rsidRDefault="00000000" w:rsidRPr="00000000" w14:paraId="0000007F">
      <w:pPr>
        <w:rPr/>
      </w:pPr>
      <w:r>
        <w:rPr>
          <w:b w:val="1"/>
          <w:bCs w:val="1"/>
          <w:rtl w:val="0"/>
        </w:rPr>
        <w:t xml:space="preserve">         </w:t>
        <w:tab/>
        <w:tab/>
        <w:t xml:space="preserve">- Dirichlet distribution (Dir(α)):</w:t>
      </w:r>
      <w:r>
        <w:rPr>
          <w:rtl w:val="0"/>
        </w:rPr>
      </w:r>
    </w:p>
    <w:p w:rsidR="00000000" w:rsidDel="00000000" w:rsidP="00000000" w:rsidRDefault="00000000" w:rsidRPr="00000000" w14:paraId="00000080">
      <w:pPr>
        <w:numPr>
          <w:ilvl w:val="0"/>
          <w:numId w:val="12"/>
        </w:numPr>
        <w:ind w:left="2160" w:hanging="360"/>
      </w:pPr>
      <w:r>
        <w:rPr>
          <w:rtl w:val="0"/>
        </w:rPr>
        <w:t xml:space="preserve">Là phân phối xác suất đa biến liên tục.</w:t>
      </w:r>
    </w:p>
    <w:p w:rsidR="00000000" w:rsidDel="00000000" w:rsidP="00000000" w:rsidRDefault="00000000" w:rsidRPr="00000000" w14:paraId="00000081">
      <w:pPr>
        <w:numPr>
          <w:ilvl w:val="0"/>
          <w:numId w:val="12"/>
        </w:numPr>
        <w:ind w:left="2160" w:hanging="360"/>
      </w:pPr>
      <w:r>
        <w:rPr>
          <w:rtl w:val="0"/>
        </w:rPr>
        <w:t xml:space="preserve">Giả sử có K nhãn dữ liệu, phân phối Dirichlet sẽ sinh ra một vector </w:t>
      </w:r>
      <w:del w:id="9174" w:author="Claude" w:date="2026-09-30T00:00:00Z">
        <w:r>
          <w:rPr>
            <w:rtl w:val="0"/>
          </w:rPr>
          <w:delText xml:space="preserve">ፀ</w:delText>
        </w:r>
      </w:del>
      <w:ins w:id="9175" w:author="Claude" w:date="2026-09-30T00:00:00Z">
        <w:r>
          <w:rPr>
            <w:rtl w:val="0"/>
          </w:rPr>
          <w:t xml:space="preserve">θ</w:t>
        </w:r>
      </w:ins>
      <w:r>
        <w:rPr>
          <w:rtl w:val="0"/>
        </w:rPr>
        <w:t xml:space="preserve">=( </w:t>
      </w:r>
      <w:del w:id="9176" w:author="Claude" w:date="2026-09-30T00:00:00Z">
        <w:r>
          <w:rPr>
            <w:rtl w:val="0"/>
          </w:rPr>
          <w:delText xml:space="preserve">ፀ</w:delText>
        </w:r>
      </w:del>
      <w:ins w:id="9177" w:author="Claude" w:date="2026-09-30T00:00:00Z">
        <w:r>
          <w:rPr>
            <w:rtl w:val="0"/>
          </w:rPr>
          <w:t xml:space="preserve">θ</w:t>
        </w:r>
      </w:ins>
      <w:r>
        <w:rPr>
          <w:vertAlign w:val="subscript"/>
          <w:rtl w:val="0"/>
        </w:rPr>
        <w:t xml:space="preserve">1</w:t>
      </w:r>
      <w:r>
        <w:rPr>
          <w:rFonts w:ascii="Nyala" w:cs="Nyala" w:eastAsia="Nyala" w:hAnsi="Nyala"/>
          <w:rtl w:val="0"/>
        </w:rPr>
        <w:t xml:space="preserve">,</w:t>
      </w:r>
      <w:del w:id="9178" w:author="Claude" w:date="2026-09-30T00:00:00Z">
        <w:r>
          <w:rPr>
            <w:rFonts w:ascii="Nyala" w:cs="Nyala" w:eastAsia="Nyala" w:hAnsi="Nyala"/>
            <w:rtl w:val="0"/>
          </w:rPr>
          <w:delText xml:space="preserve">ፀ</w:delText>
        </w:r>
      </w:del>
      <w:ins w:id="9179" w:author="Claude" w:date="2026-09-30T00:00:00Z">
        <w:r>
          <w:rPr>
            <w:rFonts w:ascii="Nyala" w:cs="Nyala" w:eastAsia="Nyala" w:hAnsi="Nyala"/>
            <w:rtl w:val="0"/>
          </w:rPr>
          <w:t xml:space="preserve">θ</w:t>
        </w:r>
      </w:ins>
      <w:r>
        <w:rPr>
          <w:vertAlign w:val="subscript"/>
          <w:rtl w:val="0"/>
        </w:rPr>
        <w:t xml:space="preserve">2 ,</w:t>
      </w:r>
      <w:r>
        <w:rPr>
          <w:rtl w:val="0"/>
        </w:rPr>
        <w:t xml:space="preserve"> …</w:t>
      </w:r>
      <w:r>
        <w:rPr>
          <w:vertAlign w:val="subscript"/>
          <w:rtl w:val="0"/>
        </w:rPr>
        <w:t xml:space="preserve">.,</w:t>
      </w:r>
      <w:r>
        <w:rPr>
          <w:rFonts w:ascii="Nyala" w:cs="Nyala" w:eastAsia="Nyala" w:hAnsi="Nyala"/>
          <w:rtl w:val="0"/>
        </w:rPr>
        <w:t xml:space="preserve"> </w:t>
      </w:r>
      <w:del w:id="9180" w:author="Claude" w:date="2026-09-30T00:00:00Z">
        <w:r>
          <w:rPr>
            <w:rFonts w:ascii="Nyala" w:cs="Nyala" w:eastAsia="Nyala" w:hAnsi="Nyala"/>
            <w:rtl w:val="0"/>
          </w:rPr>
          <w:delText xml:space="preserve">ፀ</w:delText>
        </w:r>
      </w:del>
      <w:ins w:id="9181" w:author="Claude" w:date="2026-09-30T00:00:00Z">
        <w:r>
          <w:rPr>
            <w:rFonts w:ascii="Nyala" w:cs="Nyala" w:eastAsia="Nyala" w:hAnsi="Nyala"/>
            <w:rtl w:val="0"/>
          </w:rPr>
          <w:t xml:space="preserve">θ</w:t>
        </w:r>
      </w:ins>
      <w:r>
        <w:rPr>
          <w:vertAlign w:val="subscript"/>
          <w:rtl w:val="0"/>
        </w:rPr>
        <w:t xml:space="preserve">K</w:t>
      </w:r>
      <w:r>
        <w:rPr>
          <w:rtl w:val="0"/>
        </w:rPr>
        <w:t xml:space="preserve">) đại diện cho tỉ lệ của từng nhãn, sao cho:</w:t>
      </w:r>
    </w:p>
    <w:p w:rsidR="00000000" w:rsidDel="00000000" w:rsidP="00000000" w:rsidRDefault="00000000" w:rsidRPr="00000000" w14:paraId="00000082">
      <w:pPr>
        <w:numPr>
          <w:ilvl w:val="0"/>
          <w:numId w:val="12"/>
        </w:numPr>
        <w:ind w:left="2160" w:hanging="360"/>
      </w:pPr>
      <w:r>
        <w:rPr>
          <w:rtl w:val="0"/>
        </w:rPr>
        <w:t xml:space="preserve">Mọi tỷ lệ đều không âm: </w:t>
      </w:r>
      <w:del w:id="9182" w:author="Claude" w:date="2026-09-30T00:00:00Z">
        <w:r>
          <w:rPr>
            <w:rtl w:val="0"/>
          </w:rPr>
          <w:delText xml:space="preserve">ፀ</w:delText>
        </w:r>
      </w:del>
      <w:ins w:id="9183" w:author="Claude" w:date="2026-09-30T00:00:00Z">
        <w:r>
          <w:rPr>
            <w:rtl w:val="0"/>
          </w:rPr>
          <w:t xml:space="preserve">θ</w:t>
        </w:r>
      </w:ins>
      <w:r>
        <w:rPr>
          <w:vertAlign w:val="subscript"/>
          <w:rtl w:val="0"/>
        </w:rPr>
        <w:t xml:space="preserve">i </w:t>
      </w:r>
      <w:r>
        <w:rPr>
          <w:rFonts w:ascii="Arial Unicode MS" w:cs="Arial Unicode MS" w:eastAsia="Arial Unicode MS" w:hAnsi="Arial Unicode MS"/>
          <w:rtl w:val="0"/>
        </w:rPr>
        <w:t xml:space="preserve">≥ 0</w:t>
      </w:r>
    </w:p>
    <w:p w:rsidR="00000000" w:rsidDel="00000000" w:rsidP="00000000" w:rsidRDefault="00000000" w:rsidRPr="00000000" w14:paraId="00000083">
      <w:pPr>
        <w:numPr>
          <w:ilvl w:val="0"/>
          <w:numId w:val="12"/>
        </w:numPr>
        <w:ind w:left="2160" w:hanging="360"/>
      </w:pPr>
      <w:r>
        <w:rPr>
          <w:rtl w:val="0"/>
        </w:rPr>
        <w:t xml:space="preserve">Tổng các tỷ lệ phải bằng 1: </w:t>
      </w:r>
      <m:oMath>
        <m:nary>
          <m:naryPr>
            <m:chr m:val="∑"/>
            <m:ctrlPr>
              <w:rPr/>
            </m:ctrlPr>
          </m:naryPr>
          <m:sub>
            <m:r>
              <w:rPr/>
              <m:t xml:space="preserve">i=1</m:t>
            </m:r>
          </m:sub>
          <m:sup>
            <m:r>
              <w:rPr/>
              <m:t xml:space="preserve">K</m:t>
            </m:r>
          </m:sup>
        </m:nary>
      </m:oMath>
      <w:r>
        <w:rPr>
          <w:rFonts w:ascii="Nyala" w:cs="Nyala" w:eastAsia="Nyala" w:hAnsi="Nyala"/>
          <w:rtl w:val="0"/>
        </w:rPr>
        <w:t xml:space="preserve"> </w:t>
      </w:r>
      <w:del w:id="9184" w:author="Claude" w:date="2026-09-30T00:00:00Z">
        <w:r>
          <w:rPr>
            <w:rFonts w:ascii="Nyala" w:cs="Nyala" w:eastAsia="Nyala" w:hAnsi="Nyala"/>
            <w:rtl w:val="0"/>
          </w:rPr>
          <w:delText xml:space="preserve">ፀ</w:delText>
        </w:r>
      </w:del>
      <w:ins w:id="9185" w:author="Claude" w:date="2026-09-30T00:00:00Z">
        <w:r>
          <w:rPr>
            <w:rFonts w:ascii="Nyala" w:cs="Nyala" w:eastAsia="Nyala" w:hAnsi="Nyala"/>
            <w:rtl w:val="0"/>
          </w:rPr>
          <w:t xml:space="preserve">θ</w:t>
        </w:r>
      </w:ins>
      <w:r>
        <w:rPr>
          <w:rFonts w:ascii="Nyala" w:cs="Nyala" w:eastAsia="Nyala" w:hAnsi="Nyala"/>
          <w:rtl w:val="0"/>
        </w:rPr>
        <w:t xml:space="preserve">i = 1</w:t>
      </w:r>
    </w:p>
    <w:p w:rsidR="00000000" w:rsidDel="00000000" w:rsidP="00000000" w:rsidRDefault="00000000" w:rsidRPr="00000000" w14:paraId="00000084">
      <w:pPr>
        <w:numPr>
          <w:ilvl w:val="0"/>
          <w:numId w:val="12"/>
        </w:numPr>
        <w:ind w:left="2160" w:hanging="360"/>
      </w:pPr>
      <w:r>
        <w:rPr>
          <w:rtl w:val="0"/>
        </w:rPr>
        <w:t xml:space="preserve">Được tham số hóa bởi vector α = (α1, α2, …, αK) với αi&gt;0. Tham số α quyết định hình dáng phân bố của các tỷ lệ </w:t>
      </w:r>
      <w:del w:id="9186" w:author="Claude" w:date="2026-09-30T00:00:00Z">
        <w:r>
          <w:rPr>
            <w:rtl w:val="0"/>
          </w:rPr>
          <w:delText xml:space="preserve">ፀ</w:delText>
        </w:r>
      </w:del>
      <w:ins w:id="9187" w:author="Claude" w:date="2026-09-30T00:00:00Z">
        <w:r>
          <w:rPr>
            <w:rtl w:val="0"/>
          </w:rPr>
          <w:t xml:space="preserve">θ</w:t>
        </w:r>
      </w:ins>
      <w:r>
        <w:rPr>
          <w:rtl w:val="0"/>
        </w:rPr>
        <w:t xml:space="preserve">.</w:t>
      </w:r>
    </w:p>
    <w:p w:rsidR="00000000" w:rsidDel="00000000" w:rsidP="00000000" w:rsidRDefault="00000000" w:rsidRPr="00000000" w14:paraId="00000085">
      <w:pPr>
        <w:numPr>
          <w:ilvl w:val="0"/>
          <w:numId w:val="12"/>
        </w:numPr>
        <w:ind w:left="2160" w:hanging="360"/>
      </w:pPr>
      <w:del w:id="9004" w:author="Claude" w:date="2026-09-30T00:00:00Z">
        <w:r>
          <w:rPr>
            <w:rtl w:val="0"/>
          </w:rPr>
          <w:delText xml:space="preserve">Tham số α càng lớn, dữ liệu phân mảnh càng lớn (NonIID) và ngược lại.</w:delText>
        </w:r>
      </w:del>
      <w:ins w:id="9003" w:author="Claude" w:date="2026-09-30T00:00:00Z">
        <w:r>
          <w:rPr>
            <w:rtl w:val="0"/>
          </w:rPr>
          <w:t xml:space="preserve">Tham số α càng nhỏ thì mỗi client càng dồn vào ít nhãn (Non-IID càng mạnh); α càng lớn thì phân bố nhãn của các client càng giống nhau (gần IID). Ví dụ với 20 client trên MNIST: α = 100 → mỗi client có đủ 10 nhãn; α = 0.1 → trung bình chỉ khoảng 2.5 nhãn chiếm từ 5% dữ liệu của client trở lên.</w:t>
        </w:r>
      </w:ins>
    </w:p>
    <w:p>
      <w:pPr>
        <w:numPr>
          <w:ilvl w:val="0"/>
          <w:numId w:val="12"/>
        </w:numPr>
        <w:ind w:left="2160" w:hanging="360"/>
        <w:rPr>
          <w:ins w:id="9005" w:author="Claude" w:date="2026-09-30T00:00:00Z"/>
        </w:rPr>
      </w:pPr>
      <w:ins w:id="9006" w:author="Claude" w:date="2026-09-30T00:00:00Z">
        <w:r>
          <w:rPr>
            <w:b w:val="1"/>
            <w:bCs w:val="1"/>
            <w:rtl w:val="0"/>
          </w:rPr>
          <w:t xml:space="preserve">Cách chia cho N client (theo NIID-Bench):</w:t>
        </w:r>
        <w:r>
          <w:rPr>
            <w:rtl w:val="0"/>
          </w:rPr>
          <w:t xml:space="preserve"> với mỗi nhãn k, lấy vector tỉ lệ p_k ~ Dir(α, …, α) gồm N phần tử và chia các mẫu của nhãn k cho các client theo tỉ lệ đó; client đã có đủ n/N mẫu thì không nhận thêm (bước "balance" trong mã NIID-Bench); nếu có client dưới 64 mẫu thì chia lại. Dùng seed cố định để kết quả tái lập được.</w:t>
        </w:r>
      </w:ins>
    </w:p>
    <w:p w:rsidR="00000000" w:rsidDel="00000000" w:rsidP="00000000" w:rsidRDefault="00000000" w:rsidRPr="00000000" w14:paraId="00000086">
      <w:pPr>
        <w:numPr>
          <w:ilvl w:val="0"/>
          <w:numId w:val="38"/>
        </w:numPr>
        <w:ind w:left="1440" w:hanging="360"/>
      </w:pPr>
      <w:r>
        <w:rPr>
          <w:b w:val="1"/>
          <w:bCs w:val="1"/>
          <w:rtl w:val="0"/>
        </w:rPr>
        <w:t xml:space="preserve">Pathological partition:</w:t>
      </w:r>
      <w:r>
        <w:rPr>
          <w:rtl w:val="0"/>
        </w:rPr>
        <w:t xml:space="preserve">  </w:t>
      </w:r>
    </w:p>
    <w:p w:rsidR="00000000" w:rsidDel="00000000" w:rsidP="00000000" w:rsidRDefault="00000000" w:rsidRPr="00000000" w14:paraId="00000087">
      <w:pPr>
        <w:numPr>
          <w:ilvl w:val="0"/>
          <w:numId w:val="12"/>
        </w:numPr>
        <w:ind w:left="2160" w:hanging="360"/>
      </w:pPr>
      <w:r>
        <w:rPr>
          <w:rtl w:val="0"/>
        </w:rPr>
        <w:t xml:space="preserve">Giả sử tập dữ liệu có tổng cộng </w:t>
      </w:r>
      <m:oMath>
        <m:r>
          <w:rPr/>
          <m:t xml:space="preserve">C</m:t>
        </m:r>
      </m:oMath>
      <w:r>
        <w:rPr>
          <w:rtl w:val="0"/>
        </w:rPr>
        <w:t xml:space="preserve"> nhãn. Phương pháp này sử dụng tham số </w:t>
      </w:r>
      <m:oMath>
        <m:r>
          <w:rPr/>
          <m:t xml:space="preserve">K</m:t>
        </m:r>
      </m:oMath>
      <w:r>
        <w:rPr>
          <w:rtl w:val="0"/>
        </w:rPr>
        <w:t xml:space="preserve"> để giới hạn khắt khe số lượng nhãn tối đa mà một client được phép sở hữu (thường </w:t>
      </w:r>
      <m:oMath>
        <m:r>
          <w:rPr/>
          <m:t xml:space="preserve">K≪C</m:t>
        </m:r>
      </m:oMath>
      <w:r>
        <w:rPr>
          <w:rtl w:val="0"/>
        </w:rPr>
        <w:t xml:space="preserve">)</w:t>
      </w:r>
    </w:p>
    <w:p w:rsidR="00000000" w:rsidDel="00000000" w:rsidP="00000000" w:rsidRDefault="00000000" w:rsidRPr="00000000" w14:paraId="00000088">
      <w:pPr>
        <w:numPr>
          <w:ilvl w:val="0"/>
          <w:numId w:val="12"/>
        </w:numPr>
        <w:ind w:left="2160" w:hanging="360"/>
      </w:pPr>
      <w:r>
        <w:rPr>
          <w:rtl w:val="0"/>
        </w:rPr>
        <w:t xml:space="preserve">Cơ chế hoạt động: Toàn bộ dữ liệu huấn luyện được sắp xếp gom cụm theo từng nhãn, sau đó chia đều thành các khối có kích thước bằng nhau. Mỗi client sẽ được bốc ngẫu nhiên đúng </w:t>
      </w:r>
      <m:oMath>
        <m:r>
          <w:rPr/>
          <m:t xml:space="preserve">K</m:t>
        </m:r>
      </m:oMath>
      <w:r>
        <w:rPr>
          <w:rtl w:val="0"/>
        </w:rPr>
        <w:t xml:space="preserve"> khối.</w:t>
      </w:r>
    </w:p>
    <w:p>
      <w:pPr>
        <w:numPr>
          <w:ilvl w:val="0"/>
          <w:numId w:val="12"/>
        </w:numPr>
        <w:ind w:left="2160" w:hanging="360"/>
        <w:rPr>
          <w:ins w:id="9049" w:author="Claude" w:date="2026-09-30T00:00:00Z"/>
        </w:rPr>
      </w:pPr>
      <w:ins w:id="9050" w:author="Claude" w:date="2026-09-30T00:00:00Z">
        <w:r>
          <w:rPr>
            <w:rtl w:val="0"/>
          </w:rPr>
          <w:t xml:space="preserve">Trong thực nghiệm, nhóm dùng biến thể #C = k của NIID-Bench: mỗi client có đúng k nhãn (k ∈ {1, 2}); nhãn đầu tiên của client i là i mod 10 để nhãn nào cũng có client sở hữu; mẫu của mỗi nhãn chia đều cho các client sở hữu nhãn đó. Cách chia theo khối ở trên để làm phương án tùy chọn.</w:t>
        </w:r>
      </w:ins>
    </w:p>
    <w:p>
      <w:pPr>
        <w:numPr>
          <w:ilvl w:val="0"/>
          <w:numId w:val="38"/>
        </w:numPr>
        <w:ind w:left="1440" w:hanging="360"/>
        <w:rPr>
          <w:ins w:id="9051" w:author="Claude" w:date="2026-09-30T00:00:00Z"/>
        </w:rPr>
      </w:pPr>
      <w:ins w:id="9052" w:author="Claude" w:date="2026-09-30T00:00:00Z">
        <w:r>
          <w:rPr>
            <w:b w:val="1"/>
            <w:bCs w:val="1"/>
            <w:rtl w:val="0"/>
          </w:rPr>
          <w:t xml:space="preserve">Quantity-based skew (lệch số lượng):</w:t>
        </w:r>
      </w:ins>
    </w:p>
    <w:p>
      <w:pPr>
        <w:numPr>
          <w:ilvl w:val="0"/>
          <w:numId w:val="12"/>
        </w:numPr>
        <w:ind w:left="2160" w:hanging="360"/>
        <w:rPr>
          <w:ins w:id="9053" w:author="Claude" w:date="2026-09-30T00:00:00Z"/>
        </w:rPr>
      </w:pPr>
      <w:ins w:id="9054" w:author="Claude" w:date="2026-09-30T00:00:00Z">
        <w:r>
          <w:rPr>
            <w:rtl w:val="0"/>
          </w:rPr>
          <w:t xml:space="preserve">Nhãn của mọi client vẫn phân bố như nhau (IID), chỉ số lượng mẫu khác nhau: lấy q ~ Dir(β, …, β) gồm N phần tử, client j nhận phần q_j của toàn bộ dữ liệu; β càng nhỏ thì chênh lệch kích thước càng lớn (dùng β = 0.5).</w:t>
        </w:r>
      </w:ins>
    </w:p>
    <w:p>
      <w:pPr>
        <w:numPr>
          <w:ilvl w:val="0"/>
          <w:numId w:val="12"/>
        </w:numPr>
        <w:ind w:left="2160" w:hanging="360"/>
        <w:rPr>
          <w:ins w:id="9055" w:author="Claude" w:date="2026-09-30T00:00:00Z"/>
        </w:rPr>
      </w:pPr>
      <w:ins w:id="9056" w:author="Claude" w:date="2026-09-30T00:00:00Z">
        <w:r>
          <w:rPr>
            <w:rtl w:val="0"/>
          </w:rPr>
          <w:t xml:space="preserve">Lưu ý: cách chia Dirichlet theo nhãn cũng làm kích thước client chênh lệch, nên luôn báo cáo kích thước từng client kèm kết quả.</w:t>
        </w:r>
      </w:ins>
    </w:p>
    <w:p w:rsidR="00000000" w:rsidDel="00000000" w:rsidP="00000000" w:rsidRDefault="00000000" w:rsidRPr="00000000" w14:paraId="00000089">
      <w:pPr>
        <w:rPr>
          <w:b w:val="1"/>
          <w:bCs w:val="1"/>
        </w:rPr>
      </w:pPr>
      <w:r>
        <w:rPr>
          <w:b w:val="1"/>
          <w:bCs w:val="1"/>
          <w:rtl w:val="0"/>
        </w:rPr>
        <w:tab/>
        <w:t xml:space="preserve">3.3 Topology</w:t>
      </w:r>
    </w:p>
    <w:p w:rsidR="00000000" w:rsidDel="00000000" w:rsidP="00000000" w:rsidRDefault="00000000" w:rsidRPr="00000000" w14:paraId="0000008A">
      <w:pPr>
        <w:numPr>
          <w:ilvl w:val="0"/>
          <w:numId w:val="24"/>
        </w:numPr>
        <w:ind w:left="1440" w:hanging="360"/>
        <w:rPr>
          <w:b w:val="1"/>
          <w:bCs w:val="1"/>
        </w:rPr>
      </w:pPr>
      <w:r>
        <w:rPr>
          <w:b w:val="1"/>
          <w:bCs w:val="1"/>
          <w:rtl w:val="0"/>
        </w:rPr>
        <w:t xml:space="preserve">Fully Connected: </w:t>
      </w:r>
    </w:p>
    <w:p w:rsidR="00000000" w:rsidDel="00000000" w:rsidP="00000000" w:rsidRDefault="00000000" w:rsidRPr="00000000" w14:paraId="0000008B">
      <w:pPr>
        <w:numPr>
          <w:ilvl w:val="0"/>
          <w:numId w:val="12"/>
        </w:numPr>
        <w:ind w:left="2160" w:hanging="360"/>
      </w:pPr>
      <w:r>
        <w:rPr>
          <w:rtl w:val="0"/>
        </w:rPr>
        <w:t xml:space="preserve">Duy trì các liên kết trực tiếp giữa tất cả các cặp nút. Khi một nút mới được thêm vào hệ thống, một liên kết phải được thêm vào mỗi nút . </w:t>
      </w:r>
    </w:p>
    <w:p w:rsidR="00000000" w:rsidDel="00000000" w:rsidP="00000000" w:rsidRDefault="00000000" w:rsidRPr="00000000" w14:paraId="0000008C">
      <w:pPr>
        <w:numPr>
          <w:ilvl w:val="0"/>
          <w:numId w:val="12"/>
        </w:numPr>
        <w:ind w:left="2160" w:hanging="360"/>
      </w:pPr>
      <w:r>
        <w:rPr>
          <w:rtl w:val="0"/>
        </w:rPr>
        <w:t xml:space="preserve">Chi phí giao tiếp cao và tăng theo số lượng nút trong mạng, độ phức tạp cao, linh hoạt thấp.</w:t>
      </w:r>
    </w:p>
    <w:p w:rsidR="00000000" w:rsidDel="00000000" w:rsidP="00000000" w:rsidRDefault="00000000" w:rsidRPr="00000000" w14:paraId="0000008D">
      <w:pPr>
        <w:numPr>
          <w:ilvl w:val="0"/>
          <w:numId w:val="12"/>
        </w:numPr>
        <w:ind w:left="2160" w:hanging="360"/>
      </w:pPr>
      <w:r>
        <w:rPr>
          <w:rtl w:val="0"/>
        </w:rPr>
        <w:t xml:space="preserve">Có độ tin cậy và tính bền vững rất cao, mạng vẫn có thể hoạt động khi một vài nút hoặc liên kết gặp sự cố.</w:t>
      </w:r>
    </w:p>
    <w:p w:rsidR="00000000" w:rsidDel="00000000" w:rsidP="00000000" w:rsidRDefault="00000000" w:rsidRPr="00000000" w14:paraId="0000008E">
      <w:pPr>
        <w:numPr>
          <w:ilvl w:val="0"/>
          <w:numId w:val="15"/>
        </w:numPr>
        <w:ind w:left="1440" w:hanging="360"/>
      </w:pPr>
      <w:r>
        <w:rPr>
          <w:b w:val="1"/>
          <w:bCs w:val="1"/>
          <w:rtl w:val="0"/>
        </w:rPr>
        <w:t xml:space="preserve">Ring-structured:</w:t>
      </w:r>
      <w:r>
        <w:rPr>
          <w:rtl w:val="0"/>
        </w:rPr>
        <w:t xml:space="preserve"> </w:t>
      </w:r>
    </w:p>
    <w:p w:rsidR="00000000" w:rsidDel="00000000" w:rsidP="00000000" w:rsidRDefault="00000000" w:rsidRPr="00000000" w14:paraId="0000008F">
      <w:pPr>
        <w:numPr>
          <w:ilvl w:val="0"/>
          <w:numId w:val="12"/>
        </w:numPr>
        <w:ind w:left="2160" w:hanging="360"/>
      </w:pPr>
      <w:r>
        <w:rPr>
          <w:rtl w:val="0"/>
        </w:rPr>
        <w:t xml:space="preserve">Các nút được kết nối theo đường tròn.</w:t>
      </w:r>
    </w:p>
    <w:p w:rsidR="00000000" w:rsidDel="00000000" w:rsidP="00000000" w:rsidRDefault="00000000" w:rsidRPr="00000000" w14:paraId="00000090">
      <w:pPr>
        <w:numPr>
          <w:ilvl w:val="0"/>
          <w:numId w:val="12"/>
        </w:numPr>
        <w:ind w:left="2160" w:hanging="360"/>
      </w:pPr>
      <w:r>
        <w:rPr>
          <w:rtl w:val="0"/>
        </w:rPr>
        <w:t xml:space="preserve">Chi phí giao tiếp tăng tuyến tính khi số lượng nút tăng lên, vì mỗi nút chỉ duy trì hai liên kết cố định, bất kể quy mô mạng, độ linh hoạt ở mức trung bình. Khi số lượng nút tăng lên, độ trễ truyền tải các tham số mô hình cũng tăng theo.</w:t>
      </w:r>
    </w:p>
    <w:p w:rsidR="00000000" w:rsidDel="00000000" w:rsidP="00000000" w:rsidRDefault="00000000" w:rsidRPr="00000000" w14:paraId="00000091">
      <w:pPr>
        <w:numPr>
          <w:ilvl w:val="0"/>
          <w:numId w:val="12"/>
        </w:numPr>
        <w:ind w:left="2160" w:hanging="360"/>
      </w:pPr>
      <w:r>
        <w:rPr>
          <w:rtl w:val="0"/>
        </w:rPr>
        <w:t xml:space="preserve">Mạng hình vòng có thể là đơn hướng (các nút truyền tham số mô hình chỉ cho một nút lân cận) hoặc hai chiều (các nút gửi tham số cho cả hai nút lân cận, mang lại độ tin cậy và khả năng chịu lỗi cao hơn so với vòng đơn hướng).  </w:t>
      </w:r>
    </w:p>
    <w:p w:rsidR="00000000" w:rsidDel="00000000" w:rsidP="00000000" w:rsidRDefault="00000000" w:rsidRPr="00000000" w14:paraId="00000092">
      <w:pPr>
        <w:rPr/>
      </w:pPr>
      <w:r>
        <w:rPr>
          <w:rtl w:val="0"/>
        </w:rPr>
      </w:r>
    </w:p>
    <w:p w:rsidR="00000000" w:rsidDel="00000000" w:rsidP="00000000" w:rsidRDefault="00000000" w:rsidRPr="00000000" w14:paraId="00000093">
      <w:pPr>
        <w:numPr>
          <w:ilvl w:val="0"/>
          <w:numId w:val="10"/>
        </w:numPr>
        <w:ind w:left="1440" w:hanging="360"/>
        <w:rPr>
          <w:b w:val="1"/>
          <w:bCs w:val="1"/>
        </w:rPr>
      </w:pPr>
      <w:r>
        <w:rPr>
          <w:b w:val="1"/>
          <w:bCs w:val="1"/>
          <w:rtl w:val="0"/>
        </w:rPr>
        <w:t xml:space="preserve">Random: </w:t>
      </w:r>
      <w:ins w:id="9125" w:author="Claude" w:date="2026-09-30T00:00:00Z">
        <w:r>
          <w:rPr>
            <w:b w:val="1"/>
            <w:bCs w:val="1"/>
            <w:rtl w:val="0"/>
          </w:rPr>
          <w:t xml:space="preserve">(đồ thị Erdős–Rényi liên thông)</w:t>
        </w:r>
      </w:ins>
    </w:p>
    <w:p w:rsidR="00000000" w:rsidDel="00000000" w:rsidP="00000000" w:rsidRDefault="00000000" w:rsidRPr="00000000" w14:paraId="00000094">
      <w:pPr>
        <w:numPr>
          <w:ilvl w:val="0"/>
          <w:numId w:val="12"/>
        </w:numPr>
        <w:ind w:left="2160" w:hanging="360"/>
      </w:pPr>
      <w:r>
        <w:rPr>
          <w:rtl w:val="0"/>
        </w:rPr>
        <w:t xml:space="preserve">Các liên kết giữa các nút được thiết lập ngẫu nhiên. Mô phỏng sát thực tế mạng lưới thiết bị nhất. </w:t>
      </w:r>
    </w:p>
    <w:p w:rsidR="00000000" w:rsidDel="00000000" w:rsidP="00000000" w:rsidRDefault="00000000" w:rsidRPr="00000000" w14:paraId="00000095">
      <w:pPr>
        <w:numPr>
          <w:ilvl w:val="0"/>
          <w:numId w:val="12"/>
        </w:numPr>
        <w:ind w:left="2160" w:hanging="360"/>
      </w:pPr>
      <w:r>
        <w:rPr>
          <w:rtl w:val="0"/>
        </w:rPr>
        <w:t xml:space="preserve">Độ linh hoạt cao và khả năng chịu lỗi vừa phải.</w:t>
      </w:r>
    </w:p>
    <w:p w:rsidR="00000000" w:rsidDel="00000000" w:rsidP="00000000" w:rsidRDefault="00000000" w:rsidRPr="00000000" w14:paraId="00000096">
      <w:pPr>
        <w:numPr>
          <w:ilvl w:val="0"/>
          <w:numId w:val="12"/>
        </w:numPr>
        <w:ind w:left="2160" w:hanging="360"/>
      </w:pPr>
      <w:r>
        <w:rPr>
          <w:rtl w:val="0"/>
        </w:rPr>
        <w:t xml:space="preserve">Chi phí giao tiếp </w:t>
      </w:r>
      <w:del w:id="9127" w:author="Claude" w:date="2026-09-30T00:00:00Z">
        <w:r>
          <w:rPr>
            <w:rtl w:val="0"/>
          </w:rPr>
          <w:delText xml:space="preserve">cao và mức độ bảo mật biến động.</w:delText>
        </w:r>
      </w:del>
      <w:ins w:id="9126" w:author="Claude" w:date="2026-09-30T00:00:00Z">
        <w:r>
          <w:rPr>
            <w:rtl w:val="0"/>
          </w:rPr>
          <w:t xml:space="preserve">phụ thuộc xác suất nối cạnh p (số cạnh kỳ vọng p·N(N−1)/2). Đồ thị phải liên thông; nếu lần lấy mẫu không liên thông thì lấy mẫu lại.</w:t>
        </w:r>
      </w:ins>
    </w:p>
    <w:p>
      <w:pPr>
        <w:numPr>
          <w:ilvl w:val="0"/>
          <w:numId w:val="10"/>
        </w:numPr>
        <w:ind w:left="1440" w:hanging="360"/>
        <w:rPr>
          <w:ins w:id="9128" w:author="Claude" w:date="2026-09-30T00:00:00Z"/>
          <w:b w:val="1"/>
          <w:bCs w:val="1"/>
        </w:rPr>
      </w:pPr>
      <w:ins w:id="9129" w:author="Claude" w:date="2026-09-30T00:00:00Z">
        <w:r>
          <w:rPr>
            <w:b w:val="1"/>
            <w:bCs w:val="1"/>
            <w:rtl w:val="0"/>
          </w:rPr>
          <w:t xml:space="preserve">Random pairwise gossip (thay đổi theo round):</w:t>
        </w:r>
      </w:ins>
    </w:p>
    <w:p>
      <w:pPr>
        <w:numPr>
          <w:ilvl w:val="0"/>
          <w:numId w:val="12"/>
        </w:numPr>
        <w:ind w:left="2160" w:hanging="360"/>
        <w:rPr>
          <w:ins w:id="9130" w:author="Claude" w:date="2026-09-30T00:00:00Z"/>
        </w:rPr>
      </w:pPr>
      <w:ins w:id="9131" w:author="Claude" w:date="2026-09-30T00:00:00Z">
        <w:r>
          <w:rPr>
            <w:rtl w:val="0"/>
          </w:rPr>
          <w:t xml:space="preserve">Mỗi round, các node ghép thành từng cặp ngẫu nhiên; mỗi cặp trao đổi và lấy trung bình model: w_i = w_j = (w_i + w_j)/2.</w:t>
        </w:r>
      </w:ins>
    </w:p>
    <w:p>
      <w:pPr>
        <w:numPr>
          <w:ilvl w:val="0"/>
          <w:numId w:val="12"/>
        </w:numPr>
        <w:ind w:left="2160" w:hanging="360"/>
        <w:rPr>
          <w:ins w:id="9132" w:author="Claude" w:date="2026-09-30T00:00:00Z"/>
        </w:rPr>
      </w:pPr>
      <w:ins w:id="9133" w:author="Claude" w:date="2026-09-30T00:00:00Z">
        <w:r>
          <w:rPr>
            <w:rtl w:val="0"/>
          </w:rPr>
          <w:t xml:space="preserve">Lịch ghép cặp sinh từ một seed chung, mỗi node tự tính đối tác của mình, nên không cần node điều phối.</w:t>
        </w:r>
      </w:ins>
    </w:p>
    <w:p>
      <w:pPr>
        <w:numPr>
          <w:ilvl w:val="0"/>
          <w:numId w:val="12"/>
        </w:numPr>
        <w:ind w:left="2160" w:hanging="360"/>
        <w:rPr>
          <w:ins w:id="9134" w:author="Claude" w:date="2026-09-30T00:00:00Z"/>
        </w:rPr>
      </w:pPr>
      <w:ins w:id="9135" w:author="Claude" w:date="2026-09-30T00:00:00Z">
        <w:r>
          <w:rPr>
            <w:rtl w:val="0"/>
          </w:rPr>
          <w:t xml:space="preserve">Mỗi round chỉ có N message (20 node: 3.74 MB/round), rẻ nhất trong các topology; tốc độ trộn kỳ vọng (spectral gap ≈ 0.31) còn cao hơn Erdős–Rényi p = 0.3 (≈ 0.20).</w:t>
        </w:r>
      </w:ins>
    </w:p>
    <w:p w:rsidR="00000000" w:rsidDel="00000000" w:rsidP="00000000" w:rsidRDefault="00000000" w:rsidRPr="00000000" w14:paraId="00000097">
      <w:pPr>
        <w:numPr>
          <w:ilvl w:val="0"/>
          <w:numId w:val="7"/>
        </w:numPr>
        <w:ind w:left="720" w:hanging="360"/>
        <w:rPr>
          <w:b w:val="1"/>
          <w:bCs w:val="1"/>
        </w:rPr>
      </w:pPr>
      <w:r>
        <w:rPr>
          <w:b w:val="1"/>
          <w:bCs w:val="1"/>
          <w:rtl w:val="0"/>
        </w:rPr>
        <w:t xml:space="preserve">Kiến trúc hệ thống</w:t>
      </w:r>
    </w:p>
    <w:p>
      <w:pPr>
        <w:ind w:left="720" w:firstLine="0"/>
        <w:rPr>
          <w:ins w:id="9057" w:author="Claude" w:date="2026-09-30T00:00:00Z"/>
          <w:b w:val="1"/>
          <w:bCs w:val="1"/>
        </w:rPr>
      </w:pPr>
      <w:ins w:id="9058" w:author="Claude" w:date="2026-09-30T00:00:00Z">
        <w:r>
          <w:rPr>
            <w:rtl w:val="0"/>
          </w:rPr>
          <w:t xml:space="preserve">Hệ thống là một chương trình mô phỏng DFL chạy trong một tiến trình, gồm 7 khối (chi tiết ở docs/KE_HOACH_DE_TAI_2.md §4.1–§4.3):</w:t>
        </w:r>
      </w:ins>
    </w:p>
    <w:p>
      <w:pPr>
        <w:ind w:left="720" w:firstLine="0"/>
        <w:rPr>
          <w:ins w:id="9059" w:author="Claude" w:date="2026-09-30T00:00:00Z"/>
          <w:b w:val="1"/>
          <w:bCs w:val="1"/>
        </w:rPr>
      </w:pPr>
      <w:ins w:id="9060" w:author="Claude" w:date="2026-09-30T00:00:00Z">
        <w:r>
          <w:rPr/>
          <w:drawing>
            <wp:inline distB="114300" distT="114300" distL="114300" distR="114300">
              <wp:extent cx="5486400" cy="3118230"/>
              <wp:effectExtent b="0" l="0" r="0" t="0"/>
              <wp:docPr id="900" name="claude_architecture.png"/>
              <a:graphic>
                <a:graphicData uri="http://schemas.openxmlformats.org/drawingml/2006/picture">
                  <pic:pic>
                    <pic:nvPicPr>
                      <pic:cNvPr id="0" name="claude_architecture.png"/>
                      <pic:cNvPicPr preferRelativeResize="0"/>
                    </pic:nvPicPr>
                    <pic:blipFill>
                      <a:blip r:embed="rIdClaudeArch1"/>
                      <a:srcRect b="0" l="0" r="0" t="0"/>
                      <a:stretch>
                        <a:fillRect/>
                      </a:stretch>
                    </pic:blipFill>
                    <pic:spPr>
                      <a:xfrm>
                        <a:off x="0" y="0"/>
                        <a:ext cx="5486400" cy="3118230"/>
                      </a:xfrm>
                      <a:prstGeom prst="rect"/>
                      <a:ln/>
                    </pic:spPr>
                  </pic:pic>
                </a:graphicData>
              </a:graphic>
            </wp:inline>
          </w:drawing>
        </w:r>
      </w:ins>
    </w:p>
    <w:p>
      <w:pPr>
        <w:numPr>
          <w:ilvl w:val="0"/>
          <w:numId w:val="32"/>
        </w:numPr>
        <w:ind w:left="1440" w:hanging="360"/>
        <w:rPr>
          <w:ins w:id="9061" w:author="Claude" w:date="2026-09-30T00:00:00Z"/>
          <w:b w:val="1"/>
          <w:bCs w:val="1"/>
        </w:rPr>
      </w:pPr>
      <w:ins w:id="9062" w:author="Claude" w:date="2026-09-30T00:00:00Z">
        <w:r>
          <w:rPr>
            <w:b w:val="1"/>
            <w:bCs w:val="1"/>
            <w:rtl w:val="0"/>
          </w:rPr>
          <w:t xml:space="preserve">Cấu hình &amp; điều phối:</w:t>
        </w:r>
        <w:r>
          <w:rPr>
            <w:rtl w:val="0"/>
          </w:rPr>
          <w:t xml:space="preserve"> file YAML cho từng profile (smoke, fast, full, demo), bộ chạy lưới thí nghiệm, manifest ghi seed và phiên bản code của mỗi lượt chạy.</w:t>
        </w:r>
      </w:ins>
    </w:p>
    <w:p>
      <w:pPr>
        <w:numPr>
          <w:ilvl w:val="0"/>
          <w:numId w:val="32"/>
        </w:numPr>
        <w:ind w:left="1440" w:hanging="360"/>
        <w:rPr>
          <w:ins w:id="9063" w:author="Claude" w:date="2026-09-30T00:00:00Z"/>
          <w:b w:val="1"/>
          <w:bCs w:val="1"/>
        </w:rPr>
      </w:pPr>
      <w:ins w:id="9064" w:author="Claude" w:date="2026-09-30T00:00:00Z">
        <w:r>
          <w:rPr>
            <w:b w:val="1"/>
            <w:bCs w:val="1"/>
            <w:rtl w:val="0"/>
          </w:rPr>
          <w:t xml:space="preserve">Tầng dữ liệu:</w:t>
        </w:r>
        <w:r>
          <w:rPr>
            <w:rtl w:val="0"/>
          </w:rPr>
          <w:t xml:space="preserve"> nạp MNIST bằng torchvision, chia cho các node theo IID / Dirichlet α / #C = k / quantity β, và tính mức Non-IID.</w:t>
        </w:r>
      </w:ins>
    </w:p>
    <w:p>
      <w:pPr>
        <w:numPr>
          <w:ilvl w:val="0"/>
          <w:numId w:val="32"/>
        </w:numPr>
        <w:ind w:left="1440" w:hanging="360"/>
        <w:rPr>
          <w:ins w:id="9065" w:author="Claude" w:date="2026-09-30T00:00:00Z"/>
          <w:b w:val="1"/>
          <w:bCs w:val="1"/>
        </w:rPr>
      </w:pPr>
      <w:ins w:id="9066" w:author="Claude" w:date="2026-09-30T00:00:00Z">
        <w:r>
          <w:rPr>
            <w:b w:val="1"/>
            <w:bCs w:val="1"/>
            <w:rtl w:val="0"/>
          </w:rPr>
          <w:t xml:space="preserve">Tầng mạng P2P mô phỏng:</w:t>
        </w:r>
        <w:r>
          <w:rPr>
            <w:rtl w:val="0"/>
          </w:rPr>
          <w:t xml:space="preserve"> topology (ring, Erdős–Rényi, random gossip, fully-connected), ma trận trộn W và lớp Transport chuyển model giữa các node, đếm số message và số byte.</w:t>
        </w:r>
      </w:ins>
    </w:p>
    <w:p>
      <w:pPr>
        <w:numPr>
          <w:ilvl w:val="0"/>
          <w:numId w:val="32"/>
        </w:numPr>
        <w:ind w:left="1440" w:hanging="360"/>
        <w:rPr>
          <w:ins w:id="9067" w:author="Claude" w:date="2026-09-30T00:00:00Z"/>
          <w:b w:val="1"/>
          <w:bCs w:val="1"/>
        </w:rPr>
      </w:pPr>
      <w:ins w:id="9068" w:author="Claude" w:date="2026-09-30T00:00:00Z">
        <w:r>
          <w:rPr>
            <w:b w:val="1"/>
            <w:bCs w:val="1"/>
            <w:rtl w:val="0"/>
          </w:rPr>
          <w:t xml:space="preserve">Node (× N):</w:t>
        </w:r>
        <w:r>
          <w:rPr>
            <w:rtl w:val="0"/>
          </w:rPr>
          <w:t xml:space="preserve"> giữ dữ liệu cục bộ, huấn luyện SGD τ bước (thêm số hạng prox μ nếu dùng FedProx), tổng hợp model nhận từ láng giềng.</w:t>
        </w:r>
      </w:ins>
    </w:p>
    <w:p>
      <w:pPr>
        <w:numPr>
          <w:ilvl w:val="0"/>
          <w:numId w:val="32"/>
        </w:numPr>
        <w:ind w:left="1440" w:hanging="360"/>
        <w:rPr>
          <w:ins w:id="9069" w:author="Claude" w:date="2026-09-30T00:00:00Z"/>
          <w:b w:val="1"/>
          <w:bCs w:val="1"/>
        </w:rPr>
      </w:pPr>
      <w:ins w:id="9070" w:author="Claude" w:date="2026-09-30T00:00:00Z">
        <w:r>
          <w:rPr>
            <w:b w:val="1"/>
            <w:bCs w:val="1"/>
            <w:rtl w:val="0"/>
          </w:rPr>
          <w:t xml:space="preserve">Simulation engine:</w:t>
        </w:r>
        <w:r>
          <w:rPr>
            <w:rtl w:val="0"/>
          </w:rPr>
          <w:t xml:space="preserve"> chạy các round đồng bộ; tổng hợp dựa trên ảnh chụp (snapshot) model của round, nên kết quả không phụ thuộc thứ tự duyệt node.</w:t>
        </w:r>
      </w:ins>
    </w:p>
    <w:p>
      <w:pPr>
        <w:numPr>
          <w:ilvl w:val="0"/>
          <w:numId w:val="32"/>
        </w:numPr>
        <w:ind w:left="1440" w:hanging="360"/>
        <w:rPr>
          <w:ins w:id="9071" w:author="Claude" w:date="2026-09-30T00:00:00Z"/>
          <w:b w:val="1"/>
          <w:bCs w:val="1"/>
        </w:rPr>
      </w:pPr>
      <w:ins w:id="9072" w:author="Claude" w:date="2026-09-30T00:00:00Z">
        <w:r>
          <w:rPr>
            <w:b w:val="1"/>
            <w:bCs w:val="1"/>
            <w:rtl w:val="0"/>
          </w:rPr>
          <w:t xml:space="preserve">Observer:</w:t>
        </w:r>
        <w:r>
          <w:rPr>
            <w:rtl w:val="0"/>
          </w:rPr>
          <w:t xml:space="preserve"> chỉ đo, không can thiệp vào huấn luyện: accuracy, macro-F1, drift, consensus distance, số byte; ghi log.</w:t>
        </w:r>
      </w:ins>
    </w:p>
    <w:p>
      <w:pPr>
        <w:numPr>
          <w:ilvl w:val="0"/>
          <w:numId w:val="32"/>
        </w:numPr>
        <w:ind w:left="1440" w:hanging="360"/>
        <w:rPr>
          <w:ins w:id="9073" w:author="Claude" w:date="2026-09-30T00:00:00Z"/>
          <w:b w:val="1"/>
          <w:bCs w:val="1"/>
        </w:rPr>
      </w:pPr>
      <w:ins w:id="9074" w:author="Claude" w:date="2026-09-30T00:00:00Z">
        <w:r>
          <w:rPr>
            <w:b w:val="1"/>
            <w:bCs w:val="1"/>
            <w:rtl w:val="0"/>
          </w:rPr>
          <w:t xml:space="preserve">Phân tích &amp; báo cáo:</w:t>
        </w:r>
        <w:r>
          <w:rPr>
            <w:rtl w:val="0"/>
          </w:rPr>
          <w:t xml:space="preserve"> gom log của các lượt chạy, vẽ biểu đồ và rút ra khuyến nghị.</w:t>
        </w:r>
      </w:ins>
    </w:p>
    <w:p>
      <w:pPr>
        <w:numPr>
          <w:ilvl w:val="0"/>
          <w:numId w:val="32"/>
        </w:numPr>
        <w:ind w:left="1440" w:hanging="360"/>
        <w:rPr>
          <w:ins w:id="9075" w:author="Claude" w:date="2026-09-30T00:00:00Z"/>
          <w:b w:val="1"/>
          <w:bCs w:val="1"/>
        </w:rPr>
      </w:pPr>
      <w:ins w:id="9076" w:author="Claude" w:date="2026-09-30T00:00:00Z">
        <w:r>
          <w:rPr>
            <w:b w:val="1"/>
            <w:bCs w:val="1"/>
            <w:rtl w:val="0"/>
          </w:rPr>
          <w:t xml:space="preserve">Luồng một round:</w:t>
        </w:r>
        <w:r>
          <w:rPr>
            <w:rtl w:val="0"/>
          </w:rPr>
          <w:t xml:space="preserve"> (1) mỗi node huấn luyện τ bước trên dữ liệu của mình; (2) gửi model cho các láng giềng qua Transport; (3) mỗi node tổng hợp các model nhận được theo trọng số W; (4) Observer đo và ghi log.</w:t>
        </w:r>
      </w:ins>
    </w:p>
    <w:p w:rsidR="00000000" w:rsidDel="00000000" w:rsidP="00000000" w:rsidRDefault="00000000" w:rsidRPr="00000000" w14:paraId="00000098">
      <w:pPr>
        <w:numPr>
          <w:ilvl w:val="0"/>
          <w:numId w:val="7"/>
        </w:numPr>
        <w:ind w:left="720" w:hanging="360"/>
        <w:rPr>
          <w:b w:val="1"/>
          <w:bCs w:val="1"/>
        </w:rPr>
      </w:pPr>
      <w:r>
        <w:rPr>
          <w:b w:val="1"/>
          <w:bCs w:val="1"/>
          <w:rtl w:val="0"/>
        </w:rPr>
        <w:t xml:space="preserve">Công nghệ và công cụ</w:t>
      </w:r>
    </w:p>
    <w:p w:rsidR="00000000" w:rsidDel="00000000" w:rsidP="00000000" w:rsidRDefault="00000000" w:rsidRPr="00000000" w14:paraId="00000099">
      <w:pPr>
        <w:ind w:left="720" w:firstLine="0"/>
        <w:rPr>
          <w:b w:val="1"/>
          <w:bCs w:val="1"/>
        </w:rPr>
      </w:pPr>
      <w:r>
        <w:rPr>
          <w:b w:val="1"/>
          <w:bCs w:val="1"/>
          <w:rtl w:val="0"/>
        </w:rPr>
        <w:t xml:space="preserve">5.1 Framework</w:t>
      </w:r>
    </w:p>
    <w:p>
      <w:pPr>
        <w:numPr>
          <w:ilvl w:val="0"/>
          <w:numId w:val="32"/>
        </w:numPr>
        <w:ind w:left="1440" w:hanging="360"/>
        <w:rPr>
          <w:ins w:id="9077" w:author="Claude" w:date="2026-09-30T00:00:00Z"/>
          <w:b w:val="1"/>
          <w:bCs w:val="1"/>
        </w:rPr>
      </w:pPr>
      <w:ins w:id="9078" w:author="Claude" w:date="2026-09-30T00:00:00Z">
        <w:r>
          <w:rPr>
            <w:b w:val="1"/>
            <w:bCs w:val="1"/>
            <w:rtl w:val="0"/>
          </w:rPr>
          <w:t xml:space="preserve">Chọn:</w:t>
        </w:r>
        <w:r>
          <w:rPr>
            <w:rtl w:val="0"/>
          </w:rPr>
          <w:t xml:space="preserve"> PyTorch + torchvision (model, dữ liệu MNIST) và NetworkX (topology); tự viết mô phỏng một tiến trình. Lớp Transport đếm message và byte để đo chi phí giao tiếp.</w:t>
        </w:r>
      </w:ins>
    </w:p>
    <w:p>
      <w:pPr>
        <w:numPr>
          <w:ilvl w:val="0"/>
          <w:numId w:val="32"/>
        </w:numPr>
        <w:ind w:left="1440" w:hanging="360"/>
        <w:rPr>
          <w:ins w:id="9079" w:author="Claude" w:date="2026-09-30T00:00:00Z"/>
          <w:b w:val="1"/>
          <w:bCs w:val="1"/>
        </w:rPr>
      </w:pPr>
      <w:ins w:id="9080" w:author="Claude" w:date="2026-09-30T00:00:00Z">
        <w:r>
          <w:rPr>
            <w:b w:val="1"/>
            <w:bCs w:val="1"/>
            <w:rtl w:val="0"/>
          </w:rPr>
          <w:t xml:space="preserve">torch.distributed (backend gloo):</w:t>
        </w:r>
        <w:r>
          <w:rPr>
            <w:rtl w:val="0"/>
          </w:rPr>
          <w:t xml:space="preserve"> chỉ dùng nếu GVHD yêu cầu P2P thật, chạy 4–8 tiến trình để minh họa.</w:t>
        </w:r>
      </w:ins>
    </w:p>
    <w:p>
      <w:pPr>
        <w:numPr>
          <w:ilvl w:val="0"/>
          <w:numId w:val="32"/>
        </w:numPr>
        <w:ind w:left="1440" w:hanging="360"/>
        <w:rPr>
          <w:ins w:id="9081" w:author="Claude" w:date="2026-09-30T00:00:00Z"/>
          <w:b w:val="1"/>
          <w:bCs w:val="1"/>
        </w:rPr>
      </w:pPr>
      <w:ins w:id="9082" w:author="Claude" w:date="2026-09-30T00:00:00Z">
        <w:r>
          <w:rPr>
            <w:b w:val="1"/>
            <w:bCs w:val="1"/>
            <w:rtl w:val="0"/>
          </w:rPr>
          <w:t xml:space="preserve">Không dùng Flower:</w:t>
        </w:r>
        <w:r>
          <w:rPr>
            <w:rtl w:val="0"/>
          </w:rPr>
          <w:t xml:space="preserve"> kiến trúc xoay quanh server nên khó chạy ring hoặc gossip.</w:t>
        </w:r>
      </w:ins>
    </w:p>
    <w:p>
      <w:pPr>
        <w:numPr>
          <w:ilvl w:val="0"/>
          <w:numId w:val="32"/>
        </w:numPr>
        <w:ind w:left="1440" w:hanging="360"/>
        <w:rPr>
          <w:ins w:id="9083" w:author="Claude" w:date="2026-09-30T00:00:00Z"/>
          <w:b w:val="1"/>
          <w:bCs w:val="1"/>
        </w:rPr>
      </w:pPr>
      <w:ins w:id="9084" w:author="Claude" w:date="2026-09-30T00:00:00Z">
        <w:r>
          <w:rPr>
            <w:b w:val="1"/>
            <w:bCs w:val="1"/>
            <w:rtl w:val="0"/>
          </w:rPr>
          <w:t xml:space="preserve">Framework DFL có sẵn</w:t>
        </w:r>
        <w:r>
          <w:rPr>
            <w:rtl w:val="0"/>
          </w:rPr>
          <w:t xml:space="preserve"> (p2pfl, DecentralizePy, NEBULA/Fedstellar, gossipy): chỉ để tham khảo, vì nặng hơn hoặc khó kiểm soát chính xác thứ tự cập nhật và cách đếm chi phí.</w:t>
        </w:r>
      </w:ins>
    </w:p>
    <w:p>
      <w:pPr>
        <w:numPr>
          <w:ilvl w:val="0"/>
          <w:numId w:val="32"/>
        </w:numPr>
        <w:ind w:left="1440" w:hanging="360"/>
        <w:rPr>
          <w:ins w:id="9085" w:author="Claude" w:date="2026-09-30T00:00:00Z"/>
          <w:b w:val="1"/>
          <w:bCs w:val="1"/>
        </w:rPr>
      </w:pPr>
      <w:ins w:id="9086" w:author="Claude" w:date="2026-09-30T00:00:00Z">
        <w:r>
          <w:rPr>
            <w:b w:val="1"/>
            <w:bCs w:val="1"/>
            <w:rtl w:val="0"/>
          </w:rPr>
          <w:t xml:space="preserve">Phiên bản:</w:t>
        </w:r>
        <w:r>
          <w:rPr>
            <w:rtl w:val="0"/>
          </w:rPr>
          <w:t xml:space="preserve"> Python 3.12, torch 2.14.0 (bản CPU), torchvision 0.29.0, NetworkX 3.7.</w:t>
        </w:r>
      </w:ins>
    </w:p>
    <w:p w:rsidR="00000000" w:rsidDel="00000000" w:rsidP="00000000" w:rsidRDefault="00000000" w:rsidRPr="00000000" w14:paraId="0000009A">
      <w:pPr>
        <w:ind w:left="720" w:firstLine="0"/>
        <w:rPr>
          <w:b w:val="1"/>
          <w:bCs w:val="1"/>
        </w:rPr>
      </w:pPr>
      <w:r>
        <w:rPr>
          <w:b w:val="1"/>
          <w:bCs w:val="1"/>
          <w:rtl w:val="0"/>
        </w:rPr>
        <w:t xml:space="preserve">5.2 Dataset MNIST</w:t>
      </w:r>
    </w:p>
    <w:p w:rsidR="00000000" w:rsidDel="00000000" w:rsidP="00000000" w:rsidRDefault="00000000" w:rsidRPr="00000000" w14:paraId="0000009B">
      <w:pPr>
        <w:numPr>
          <w:ilvl w:val="0"/>
          <w:numId w:val="32"/>
        </w:numPr>
        <w:ind w:left="1440" w:hanging="360"/>
        <w:rPr>
          <w:b w:val="1"/>
          <w:bCs w:val="1"/>
        </w:rPr>
      </w:pPr>
      <w:r>
        <w:rPr>
          <w:rtl w:val="0"/>
        </w:rPr>
        <w:t xml:space="preserve">Tập dữ liệu chứa 70.000 hình ảnh đen trắng của các chữ số viết tay từ 0 đến 9 được chia thành: tập huấn luyện chứa 60.000 hình ảnh và tập kiểm thử chứa 10.000 hình ảnh.</w:t>
      </w:r>
    </w:p>
    <w:p w:rsidR="00000000" w:rsidDel="00000000" w:rsidP="00000000" w:rsidRDefault="00000000" w:rsidRPr="00000000" w14:paraId="0000009C">
      <w:pPr>
        <w:numPr>
          <w:ilvl w:val="0"/>
          <w:numId w:val="32"/>
        </w:numPr>
        <w:ind w:left="1440" w:hanging="360"/>
        <w:rPr>
          <w:b w:val="1"/>
          <w:bCs w:val="1"/>
        </w:rPr>
      </w:pPr>
      <w:r>
        <w:rPr>
          <w:rtl w:val="0"/>
        </w:rPr>
        <w:t xml:space="preserve">Mỗi hình ảnh có kích thước 28*28 pixel, và mỗi đặc điểm thể hiện cường độ của một pixel từ 0 (trắng) đến 255 (đen).</w:t>
      </w:r>
    </w:p>
    <w:p w:rsidR="00000000" w:rsidDel="00000000" w:rsidP="00000000" w:rsidRDefault="00000000" w:rsidRPr="00000000" w14:paraId="0000009D">
      <w:pPr>
        <w:numPr>
          <w:ilvl w:val="0"/>
          <w:numId w:val="32"/>
        </w:numPr>
        <w:ind w:left="1440" w:hanging="360"/>
        <w:rPr>
          <w:b w:val="1"/>
          <w:bCs w:val="1"/>
        </w:rPr>
      </w:pPr>
      <w:r>
        <w:rPr>
          <w:rtl w:val="0"/>
        </w:rPr>
        <w:t xml:space="preserve">Mỗi hình ảnh trong tập dữ liệu được liên kết với một nhãn tương ứng, cho biết chữ số nào được viết trong hình ảnh </w:t>
      </w:r>
    </w:p>
    <w:p w:rsidR="00000000" w:rsidDel="00000000" w:rsidP="00000000" w:rsidRDefault="00000000" w:rsidRPr="00000000" w14:paraId="0000009E">
      <w:pPr>
        <w:ind w:left="720" w:firstLine="0"/>
        <w:rPr>
          <w:b w:val="1"/>
          <w:bCs w:val="1"/>
        </w:rPr>
      </w:pPr>
      <w:r>
        <w:rPr>
          <w:rtl w:val="0"/>
        </w:rPr>
      </w:r>
    </w:p>
    <w:p w:rsidR="00000000" w:rsidDel="00000000" w:rsidP="00000000" w:rsidRDefault="00000000" w:rsidRPr="00000000" w14:paraId="0000009F">
      <w:pPr>
        <w:numPr>
          <w:ilvl w:val="0"/>
          <w:numId w:val="7"/>
        </w:numPr>
        <w:ind w:left="720" w:hanging="360"/>
        <w:rPr>
          <w:b w:val="1"/>
          <w:bCs w:val="1"/>
        </w:rPr>
      </w:pPr>
      <w:r>
        <w:rPr>
          <w:b w:val="1"/>
          <w:bCs w:val="1"/>
          <w:rtl w:val="0"/>
        </w:rPr>
        <w:t xml:space="preserve">Thông số đánh giá</w:t>
      </w:r>
    </w:p>
    <w:p>
      <w:pPr>
        <w:numPr>
          <w:ilvl w:val="0"/>
          <w:numId w:val="9"/>
        </w:numPr>
        <w:ind w:left="720" w:hanging="360"/>
        <w:rPr>
          <w:ins w:id="9102" w:author="Claude" w:date="2026-09-30T00:00:00Z"/>
        </w:rPr>
      </w:pPr>
      <w:ins w:id="9103" w:author="Claude" w:date="2026-09-30T00:00:00Z">
        <w:r>
          <w:rPr>
            <w:b w:val="1"/>
            <w:bCs w:val="1"/>
            <w:rtl w:val="0"/>
          </w:rPr>
          <w:t xml:space="preserve">Accuracy (độ chính xác):</w:t>
        </w:r>
        <w:r>
          <w:rPr>
            <w:rtl w:val="0"/>
          </w:rPr>
          <w:t xml:space="preserve"> tỉ lệ ảnh test mà model của node đoán đúng. Mọi node được đánh giá trên cùng tập test chung (10.000 ảnh MNIST); báo cáo trung bình, độ lệch chuẩn và node kém nhất.</w:t>
        </w:r>
      </w:ins>
    </w:p>
    <w:p w:rsidR="00000000" w:rsidDel="00000000" w:rsidP="00000000" w:rsidRDefault="00000000" w:rsidRPr="00000000" w14:paraId="000000A0">
      <w:pPr>
        <w:numPr>
          <w:ilvl w:val="0"/>
          <w:numId w:val="9"/>
        </w:numPr>
        <w:ind w:left="720" w:hanging="360"/>
      </w:pPr>
      <w:del w:id="9105" w:author="Claude" w:date="2026-09-30T00:00:00Z">
        <w:r>
          <w:rPr>
            <w:b w:val="1"/>
            <w:bCs w:val="1"/>
            <w:rtl w:val="0"/>
          </w:rPr>
          <w:delText xml:space="preserve">Độ chính xác mô hình (F1-score):</w:delText>
        </w:r>
      </w:del>
      <w:ins w:id="9104" w:author="Claude" w:date="2026-09-30T00:00:00Z">
        <w:r>
          <w:rPr>
            <w:b w:val="1"/>
            <w:bCs w:val="1"/>
            <w:rtl w:val="0"/>
          </w:rPr>
          <w:t xml:space="preserve">F1-score:</w:t>
        </w:r>
      </w:ins>
      <w:r>
        <w:rPr>
          <w:rtl w:val="0"/>
        </w:rPr>
        <w:t xml:space="preserve"> Là trung bình điều hòa giữa Precision và Recall.</w:t>
      </w:r>
    </w:p>
    <w:p w:rsidR="00000000" w:rsidDel="00000000" w:rsidP="00000000" w:rsidRDefault="00000000" w:rsidRPr="00000000" w14:paraId="000000A1">
      <w:pPr>
        <w:numPr>
          <w:ilvl w:val="0"/>
          <w:numId w:val="40"/>
        </w:numPr>
        <w:ind w:left="1440" w:hanging="360"/>
      </w:pPr>
      <w:r>
        <w:rPr>
          <w:rtl w:val="0"/>
        </w:rPr>
        <w:t xml:space="preserve">Bước 1: Tính Precision: Trong số những trường hợp mô hình tự tin phán là Positive, có bao nhiêu phần trăm là đúng sự thật? </w:t>
      </w:r>
    </w:p>
    <w:p w:rsidR="00000000" w:rsidDel="00000000" w:rsidP="00000000" w:rsidRDefault="00000000" w:rsidRPr="00000000" w14:paraId="000000A2">
      <w:pPr>
        <w:ind w:left="2160" w:firstLine="720"/>
        <w:rPr/>
      </w:pPr>
      <w:r>
        <w:rPr>
          <w:rtl w:val="0"/>
        </w:rPr>
        <w:t xml:space="preserve">Precision = </w:t>
      </w:r>
      <m:oMath>
        <m:f>
          <m:fPr>
            <m:ctrlPr>
              <w:rPr/>
            </m:ctrlPr>
          </m:fPr>
          <m:num>
            <m:r>
              <w:rPr/>
              <m:t xml:space="preserve">True Positives</m:t>
            </m:r>
          </m:num>
          <m:den>
            <m:r>
              <w:rPr/>
              <m:t xml:space="preserve">True Positives + False Positives</m:t>
            </m:r>
          </m:den>
        </m:f>
      </m:oMath>
      <w:r>
        <w:rPr>
          <w:rtl w:val="0"/>
        </w:rPr>
      </w:r>
    </w:p>
    <w:p w:rsidR="00000000" w:rsidDel="00000000" w:rsidP="00000000" w:rsidRDefault="00000000" w:rsidRPr="00000000" w14:paraId="000000A3">
      <w:pPr>
        <w:ind w:left="720" w:firstLine="0"/>
        <w:rPr/>
      </w:pPr>
      <w:r>
        <w:rPr>
          <w:rtl w:val="0"/>
        </w:rPr>
      </w:r>
    </w:p>
    <w:p w:rsidR="00000000" w:rsidDel="00000000" w:rsidP="00000000" w:rsidRDefault="00000000" w:rsidRPr="00000000" w14:paraId="000000A4">
      <w:pPr>
        <w:numPr>
          <w:ilvl w:val="0"/>
          <w:numId w:val="40"/>
        </w:numPr>
        <w:ind w:left="1440" w:hanging="360"/>
      </w:pPr>
      <w:r>
        <w:rPr>
          <w:rtl w:val="0"/>
        </w:rPr>
        <w:t xml:space="preserve">Bước 2: Tính Recall: Trong tổng số những Positive thực sự, mô hình đã xác định được bao nhiêu? </w:t>
      </w:r>
    </w:p>
    <w:p w:rsidR="00000000" w:rsidDel="00000000" w:rsidP="00000000" w:rsidRDefault="00000000" w:rsidRPr="00000000" w14:paraId="000000A5">
      <w:pPr>
        <w:ind w:left="720" w:firstLine="0"/>
        <w:rPr/>
      </w:pPr>
      <w:r>
        <w:rPr>
          <w:rtl w:val="0"/>
        </w:rPr>
        <w:t xml:space="preserve">​</w:t>
        <w:tab/>
        <w:tab/>
        <w:tab/>
        <w:t xml:space="preserve">Recall = </w:t>
      </w:r>
      <m:oMath>
        <m:f>
          <m:fPr>
            <m:ctrlPr>
              <w:rPr/>
            </m:ctrlPr>
          </m:fPr>
          <m:num>
            <m:r>
              <w:rPr/>
              <m:t xml:space="preserve">True Positives</m:t>
            </m:r>
          </m:num>
          <m:den>
            <m:r>
              <w:rPr/>
              <m:t xml:space="preserve">True Positives + False Negative</m:t>
            </m:r>
          </m:den>
        </m:f>
      </m:oMath>
      <w:r>
        <w:rPr>
          <w:rtl w:val="0"/>
        </w:rPr>
      </w:r>
    </w:p>
    <w:p w:rsidR="00000000" w:rsidDel="00000000" w:rsidP="00000000" w:rsidRDefault="00000000" w:rsidRPr="00000000" w14:paraId="000000A6">
      <w:pPr>
        <w:numPr>
          <w:ilvl w:val="0"/>
          <w:numId w:val="40"/>
        </w:numPr>
        <w:ind w:left="1440" w:hanging="360"/>
      </w:pPr>
      <w:r>
        <w:rPr>
          <w:rtl w:val="0"/>
        </w:rPr>
        <w:t xml:space="preserve">Bước 3: Tính F1-score:</w:t>
      </w:r>
    </w:p>
    <w:p w:rsidR="00000000" w:rsidDel="00000000" w:rsidP="00000000" w:rsidRDefault="00000000" w:rsidRPr="00000000" w14:paraId="000000A7">
      <w:pPr>
        <w:ind w:left="1440" w:firstLine="0"/>
        <w:rPr/>
      </w:pPr>
      <w:r>
        <w:rPr>
          <w:rFonts w:ascii="Arial Unicode MS" w:cs="Arial Unicode MS" w:eastAsia="Arial Unicode MS" w:hAnsi="Arial Unicode MS"/>
          <w:rtl w:val="0"/>
        </w:rPr>
        <w:tab/>
        <w:tab/>
        <w:t xml:space="preserve">F1-score = 2 ✕ </w:t>
      </w:r>
      <m:oMath>
        <m:f>
          <m:fPr>
            <m:ctrlPr>
              <w:rPr/>
            </m:ctrlPr>
          </m:fPr>
          <m:num>
            <m:r>
              <w:rPr/>
              <m:t xml:space="preserve">Precision ✕  Recall</m:t>
            </m:r>
          </m:num>
          <m:den>
            <m:r>
              <w:rPr/>
              <m:t xml:space="preserve">Precision + Recall</m:t>
            </m:r>
          </m:den>
        </m:f>
      </m:oMath>
      <w:r>
        <w:rPr>
          <w:rtl w:val="0"/>
        </w:rPr>
      </w:r>
    </w:p>
    <w:p w:rsidR="00000000" w:rsidDel="00000000" w:rsidP="00000000" w:rsidRDefault="00000000" w:rsidRPr="00000000" w14:paraId="000000A8">
      <w:pPr>
        <w:numPr>
          <w:ilvl w:val="0"/>
          <w:numId w:val="16"/>
        </w:numPr>
        <w:ind w:left="1440" w:hanging="360"/>
      </w:pPr>
      <w:r>
        <w:rPr>
          <w:rtl w:val="0"/>
        </w:rPr>
        <w:t xml:space="preserve">Chú thích:</w:t>
      </w:r>
    </w:p>
    <w:p w:rsidR="00000000" w:rsidDel="00000000" w:rsidP="00000000" w:rsidRDefault="00000000" w:rsidRPr="00000000" w14:paraId="000000A9">
      <w:pPr>
        <w:numPr>
          <w:ilvl w:val="0"/>
          <w:numId w:val="5"/>
        </w:numPr>
        <w:ind w:left="2160" w:hanging="360"/>
      </w:pPr>
      <w:r>
        <w:rPr>
          <w:rtl w:val="0"/>
        </w:rPr>
        <w:t xml:space="preserve">True Positive: Số lần mô hình đoán đúng trường hợp Positive</w:t>
      </w:r>
    </w:p>
    <w:p w:rsidR="00000000" w:rsidDel="00000000" w:rsidP="00000000" w:rsidRDefault="00000000" w:rsidRPr="00000000" w14:paraId="000000AA">
      <w:pPr>
        <w:numPr>
          <w:ilvl w:val="0"/>
          <w:numId w:val="5"/>
        </w:numPr>
        <w:ind w:left="2160" w:hanging="360"/>
      </w:pPr>
      <w:r>
        <w:rPr>
          <w:rtl w:val="0"/>
        </w:rPr>
        <w:t xml:space="preserve">False Positive: Số lần mô hình đoán sai trường hợp Positive</w:t>
      </w:r>
    </w:p>
    <w:p w:rsidR="00000000" w:rsidDel="00000000" w:rsidP="00000000" w:rsidRDefault="00000000" w:rsidRPr="00000000" w14:paraId="000000AB">
      <w:pPr>
        <w:numPr>
          <w:ilvl w:val="0"/>
          <w:numId w:val="5"/>
        </w:numPr>
        <w:ind w:left="2160" w:hanging="360"/>
      </w:pPr>
      <w:r>
        <w:rPr>
          <w:rtl w:val="0"/>
        </w:rPr>
        <w:t xml:space="preserve">True Negative: Số lần mô hình đoán đúng trường hợp Negative</w:t>
      </w:r>
    </w:p>
    <w:p w:rsidR="00000000" w:rsidDel="00000000" w:rsidP="00000000" w:rsidRDefault="00000000" w:rsidRPr="00000000" w14:paraId="000000AC">
      <w:pPr>
        <w:numPr>
          <w:ilvl w:val="0"/>
          <w:numId w:val="5"/>
        </w:numPr>
        <w:ind w:left="2160" w:hanging="360"/>
      </w:pPr>
      <w:r>
        <w:rPr>
          <w:rtl w:val="0"/>
        </w:rPr>
        <w:t xml:space="preserve">False Negative: Số lần mô hình đoán sai trường hợp Negative</w:t>
      </w:r>
    </w:p>
    <w:p>
      <w:pPr>
        <w:numPr>
          <w:ilvl w:val="0"/>
          <w:numId w:val="40"/>
        </w:numPr>
        <w:ind w:left="1440" w:hanging="360"/>
        <w:rPr>
          <w:ins w:id="9106" w:author="Claude" w:date="2026-09-30T00:00:00Z"/>
        </w:rPr>
      </w:pPr>
      <w:ins w:id="9107" w:author="Claude" w:date="2026-09-30T00:00:00Z">
        <w:r>
          <w:rPr>
            <w:b w:val="1"/>
            <w:bCs w:val="1"/>
            <w:rtl w:val="0"/>
          </w:rPr>
          <w:t xml:space="preserve">Macro-F1 cho 10 lớp:</w:t>
        </w:r>
        <w:r>
          <w:rPr>
            <w:rtl w:val="0"/>
          </w:rPr>
          <w:t xml:space="preserve"> với mỗi lớp c, coi c là Positive và các lớp còn lại là Negative để tính F1 theo công thức trên, rồi lấy trung bình cộng 10 giá trị. Macro-F1 tính cho từng node trên tập test chung; báo cáo trung bình, độ lệch chuẩn và node kém nhất.</w:t>
        </w:r>
      </w:ins>
    </w:p>
    <w:p w:rsidR="00000000" w:rsidDel="00000000" w:rsidP="00000000" w:rsidRDefault="00000000" w:rsidRPr="00000000" w14:paraId="000000AD">
      <w:pPr>
        <w:ind w:left="720" w:firstLine="720"/>
        <w:rPr/>
      </w:pPr>
      <w:r>
        <w:rPr>
          <w:rtl w:val="0"/>
        </w:rPr>
      </w:r>
    </w:p>
    <w:p w:rsidR="00000000" w:rsidDel="00000000" w:rsidP="00000000" w:rsidRDefault="00000000" w:rsidRPr="00000000" w14:paraId="000000AE">
      <w:pPr>
        <w:ind w:left="720" w:firstLine="720"/>
        <w:rPr/>
      </w:pPr>
      <w:r>
        <w:rPr>
          <w:rtl w:val="0"/>
        </w:rPr>
      </w:r>
    </w:p>
    <w:p w:rsidR="00000000" w:rsidDel="00000000" w:rsidP="00000000" w:rsidRDefault="00000000" w:rsidRPr="00000000" w14:paraId="000000AF">
      <w:pPr>
        <w:numPr>
          <w:ilvl w:val="0"/>
          <w:numId w:val="11"/>
        </w:numPr>
        <w:ind w:left="720" w:hanging="360"/>
        <w:rPr>
          <w:b w:val="1"/>
          <w:bCs w:val="1"/>
        </w:rPr>
      </w:pPr>
      <w:r>
        <w:rPr>
          <w:b w:val="1"/>
          <w:bCs w:val="1"/>
          <w:rtl w:val="0"/>
        </w:rPr>
        <w:t xml:space="preserve">Accuracy theo round &amp; Tốc độ hội tụ (Convergence speed): (so sánh khi vẽ biểu đồ)</w:t>
      </w:r>
    </w:p>
    <w:p w:rsidR="00000000" w:rsidDel="00000000" w:rsidP="00000000" w:rsidRDefault="00000000" w:rsidRPr="00000000" w14:paraId="000000B0">
      <w:pPr>
        <w:numPr>
          <w:ilvl w:val="0"/>
          <w:numId w:val="40"/>
        </w:numPr>
        <w:ind w:left="1440" w:hanging="360"/>
      </w:pPr>
      <w:r>
        <w:rPr>
          <w:rtl w:val="0"/>
        </w:rPr>
        <w:t xml:space="preserve">Accuracy theo round: Thay vì chỉ lấy kết quả cuối cùng, ghi lại độ chính xác của mô hình ở mỗi vòng giao tiếp (Communication Round). Nếu vẽ lên trục tọa độ: Trục X là Số vòng (Rounds), Trục Y là Accuracy.</w:t>
      </w:r>
    </w:p>
    <w:p w:rsidR="00000000" w:rsidDel="00000000" w:rsidP="00000000" w:rsidRDefault="00000000" w:rsidRPr="00000000" w14:paraId="000000B1">
      <w:pPr>
        <w:numPr>
          <w:ilvl w:val="0"/>
          <w:numId w:val="40"/>
        </w:numPr>
        <w:ind w:left="1440" w:hanging="360"/>
      </w:pPr>
      <w:r>
        <w:rPr>
          <w:rtl w:val="0"/>
        </w:rPr>
        <w:t xml:space="preserve">Tốc độ hội tụ (Convergence speed): Trả lời cho câu hỏi: "Phải mất bao nhiêu vòng để đồ thị đạt được một mức độ chính xác mục tiêu và đi ngang (không tăng thêm nữa)?"</w:t>
      </w:r>
    </w:p>
    <w:p>
      <w:pPr>
        <w:numPr>
          <w:ilvl w:val="0"/>
          <w:numId w:val="40"/>
        </w:numPr>
        <w:ind w:left="1440" w:hanging="360"/>
        <w:rPr>
          <w:ins w:id="9108" w:author="Claude" w:date="2026-09-30T00:00:00Z"/>
        </w:rPr>
      </w:pPr>
      <w:ins w:id="9109" w:author="Claude" w:date="2026-09-30T00:00:00Z">
        <w:r>
          <w:rPr>
            <w:b w:val="1"/>
            <w:bCs w:val="1"/>
            <w:rtl w:val="0"/>
          </w:rPr>
          <w:t xml:space="preserve">Cách đo:</w:t>
        </w:r>
        <w:r>
          <w:rPr>
            <w:rtl w:val="0"/>
          </w:rPr>
          <w:t xml:space="preserve"> R@x là số bước cục bộ (quy ra số round và số byte) tới lần đầu accuracy trung bình của các node đạt ngưỡng x (x = 90%, 95%) và giữ từ x − 0.5 điểm % trở lên trong 3 lần đánh giá kế tiếp; nội suy giữa hai lần đánh giá. Lượt chạy không đạt ngưỡng ghi là "chưa đạt". Báo cáo thêm diện tích dưới learning curve (AUC).</w:t>
        </w:r>
      </w:ins>
    </w:p>
    <w:p w:rsidR="00000000" w:rsidDel="00000000" w:rsidP="00000000" w:rsidRDefault="00000000" w:rsidRPr="00000000" w14:paraId="000000B2">
      <w:pPr>
        <w:rPr/>
      </w:pPr>
      <w:r>
        <w:rPr>
          <w:rtl w:val="0"/>
        </w:rPr>
      </w:r>
    </w:p>
    <w:p w:rsidR="00000000" w:rsidDel="00000000" w:rsidP="00000000" w:rsidRDefault="00000000" w:rsidRPr="00000000" w14:paraId="000000B3">
      <w:pPr>
        <w:numPr>
          <w:ilvl w:val="0"/>
          <w:numId w:val="17"/>
        </w:numPr>
        <w:ind w:left="720" w:hanging="360"/>
      </w:pPr>
      <w:r>
        <w:rPr>
          <w:b w:val="1"/>
          <w:bCs w:val="1"/>
          <w:rtl w:val="0"/>
        </w:rPr>
        <w:t xml:space="preserve">Chi phí giao tiếp (Communication cost): </w:t>
      </w:r>
      <w:r>
        <w:rPr>
          <w:rtl w:val="0"/>
        </w:rPr>
        <w:t xml:space="preserve">Được đo bằng tổng dung lượng (Megabytes/Gigabytes) mà các thiết bị phải gửi cho nhau qua mạng lưới, hoặc đếm bằng lượt gửi tin nhắn. </w:t>
      </w:r>
    </w:p>
    <w:p>
      <w:pPr>
        <w:numPr>
          <w:ilvl w:val="0"/>
          <w:numId w:val="40"/>
        </w:numPr>
        <w:ind w:left="1440" w:hanging="360"/>
        <w:rPr>
          <w:ins w:id="9114" w:author="Claude" w:date="2026-09-30T00:00:00Z"/>
        </w:rPr>
      </w:pPr>
      <w:ins w:id="9115" w:author="Claude" w:date="2026-09-30T00:00:00Z">
        <w:r>
          <w:rPr>
            <w:b w:val="1"/>
            <w:bCs w:val="1"/>
            <w:rtl w:val="0"/>
          </w:rPr>
          <w:t xml:space="preserve">Công thức:</w:t>
        </w:r>
        <w:r>
          <w:rPr>
            <w:rtl w:val="0"/>
          </w:rPr>
          <w:t xml:space="preserve"> byte mỗi round = số message × kích thước model (4 byte × số tham số). Ví dụ 20 node, model khoảng 47 nghìn tham số (0.187 MB/message): ring 40 message/round (7.48 MB), fully-connected 380 message/round (71.03 MB). Báo cáo thêm số byte tích lũy để đạt ngưỡng accuracy và tải lớn nhất trên một node.</w:t>
        </w:r>
      </w:ins>
    </w:p>
    <w:p w:rsidR="00000000" w:rsidDel="00000000" w:rsidP="00000000" w:rsidRDefault="00000000" w:rsidRPr="00000000" w14:paraId="000000B4">
      <w:pPr>
        <w:rPr/>
      </w:pPr>
      <w:r>
        <w:rPr>
          <w:rtl w:val="0"/>
        </w:rPr>
      </w:r>
    </w:p>
    <w:p w:rsidR="00000000" w:rsidDel="00000000" w:rsidP="00000000" w:rsidRDefault="00000000" w:rsidRPr="00000000" w14:paraId="000000B5">
      <w:pPr>
        <w:numPr>
          <w:ilvl w:val="0"/>
          <w:numId w:val="37"/>
        </w:numPr>
        <w:ind w:left="720" w:hanging="360"/>
      </w:pPr>
      <w:r>
        <w:rPr>
          <w:b w:val="1"/>
          <w:bCs w:val="1"/>
          <w:rtl w:val="0"/>
        </w:rPr>
        <w:t xml:space="preserve">Độ ổn định</w:t>
      </w:r>
      <w:r>
        <w:rPr>
          <w:rtl w:val="0"/>
        </w:rPr>
        <w:t xml:space="preserve"> </w:t>
      </w:r>
      <w:r>
        <w:rPr>
          <w:b w:val="1"/>
          <w:bCs w:val="1"/>
          <w:rtl w:val="0"/>
        </w:rPr>
        <w:t xml:space="preserve">của quá trình huấn luyện</w:t>
      </w:r>
      <w:r>
        <w:rPr>
          <w:rtl w:val="0"/>
        </w:rPr>
        <w:t xml:space="preserve">: </w:t>
      </w:r>
      <w:del w:id="9111" w:author="Claude" w:date="2026-09-30T00:00:00Z">
        <w:r>
          <w:rPr>
            <w:rtl w:val="0"/>
          </w:rPr>
          <w:delText xml:space="preserve">Nếu đường đồ thị Accuracy đi lên mượt mà, quá trình huấn luyện là ổn định.</w:delText>
        </w:r>
      </w:del>
      <w:ins w:id="9110" w:author="Claude" w:date="2026-09-30T00:00:00Z">
        <w:r>
          <w:rPr>
            <w:rtl w:val="0"/>
          </w:rPr>
          <w:t xml:space="preserve">đo bằng số thay vì nhìn đồ thị: (1) độ dao động — độ lệch chuẩn của hiệu accuracy giữa hai lần đánh giá liên tiếp, tính trên từng node rồi lấy trung bình; (2) mức sụt accuracy lớn nhất; (3) độ lệch chuẩn của kết quả giữa các seed.</w:t>
        </w:r>
      </w:ins>
      <w:r>
        <w:rPr>
          <w:rtl w:val="0"/>
        </w:rPr>
        <w:t xml:space="preserve"> </w:t>
      </w:r>
    </w:p>
    <w:p>
      <w:pPr>
        <w:numPr>
          <w:ilvl w:val="0"/>
          <w:numId w:val="40"/>
        </w:numPr>
        <w:ind w:left="1440" w:hanging="360"/>
        <w:rPr>
          <w:ins w:id="9112" w:author="Claude" w:date="2026-09-30T00:00:00Z"/>
        </w:rPr>
      </w:pPr>
      <w:ins w:id="9113" w:author="Claude" w:date="2026-09-30T00:00:00Z">
        <w:r>
          <w:rPr>
            <w:b w:val="1"/>
            <w:bCs w:val="1"/>
            <w:rtl w:val="0"/>
          </w:rPr>
          <w:t xml:space="preserve">Consensus distance:</w:t>
        </w:r>
        <w:r>
          <w:rPr>
            <w:rtl w:val="0"/>
          </w:rPr>
          <w:t xml:space="preserve"> căn bậc hai của trung bình bình phương khoảng cách giữa model từng node và model trung bình của cả mạng; càng nhỏ thì các node càng đồng thuận. Đo cả trước bước tổng hợp (drift) và sau bước tổng hợp.</w:t>
        </w:r>
      </w:ins>
    </w:p>
    <w:p w:rsidR="00000000" w:rsidDel="00000000" w:rsidP="00000000" w:rsidRDefault="00000000" w:rsidRPr="00000000" w14:paraId="000000B6">
      <w:pPr>
        <w:rPr/>
      </w:pPr>
      <w:r>
        <w:rPr>
          <w:rtl w:val="0"/>
        </w:rPr>
      </w:r>
    </w:p>
    <w:p w:rsidR="00000000" w:rsidDel="00000000" w:rsidP="00000000" w:rsidRDefault="00000000" w:rsidRPr="00000000" w14:paraId="000000B7">
      <w:pPr>
        <w:numPr>
          <w:ilvl w:val="0"/>
          <w:numId w:val="20"/>
        </w:numPr>
        <w:ind w:left="720" w:hanging="360"/>
      </w:pPr>
      <w:r>
        <w:rPr>
          <w:b w:val="1"/>
          <w:bCs w:val="1"/>
          <w:rtl w:val="0"/>
        </w:rPr>
        <w:t xml:space="preserve">Variance giữa các client:</w:t>
      </w:r>
      <w:r>
        <w:rPr>
          <w:rtl w:val="0"/>
        </w:rPr>
        <w:t xml:space="preserve"> đo lường sự chênh lệch độ chính xác giữa các client trong mạng</w:t>
      </w:r>
      <w:ins w:id="9116" w:author="Claude" w:date="2026-09-30T00:00:00Z">
        <w:r>
          <w:rPr>
            <w:rtl w:val="0"/>
          </w:rPr>
          <w:t xml:space="preserve">, tính trên accuracy của từng node với cùng tập test chung: độ lệch chuẩn, giá trị nhỏ nhất và trung bình 10% node kém nhất.</w:t>
        </w:r>
      </w:ins>
    </w:p>
    <w:p w:rsidR="00000000" w:rsidDel="00000000" w:rsidP="00000000" w:rsidRDefault="00000000" w:rsidRPr="00000000" w14:paraId="000000B8">
      <w:pPr>
        <w:numPr>
          <w:ilvl w:val="0"/>
          <w:numId w:val="40"/>
        </w:numPr>
        <w:ind w:left="1440" w:hanging="360"/>
      </w:pPr>
      <w:r>
        <w:rPr>
          <w:rtl w:val="0"/>
        </w:rPr>
        <w:t xml:space="preserve">Nếu Variance thấp: mọi client đều sở hữu mô hình thông minh ngang nhau, hệ thống hoạt động tốt.</w:t>
      </w:r>
    </w:p>
    <w:p w:rsidR="00000000" w:rsidDel="00000000" w:rsidP="00000000" w:rsidRDefault="00000000" w:rsidRPr="00000000" w14:paraId="000000B9">
      <w:pPr>
        <w:numPr>
          <w:ilvl w:val="0"/>
          <w:numId w:val="40"/>
        </w:numPr>
        <w:ind w:left="1440" w:hanging="360"/>
      </w:pPr>
      <w:r>
        <w:rPr>
          <w:rtl w:val="0"/>
        </w:rPr>
        <w:t xml:space="preserve">Nếu Variance cao: </w:t>
      </w:r>
      <w:del w:id="9118" w:author="Claude" w:date="2026-09-30T00:00:00Z">
        <w:r>
          <w:rPr>
            <w:rtl w:val="0"/>
          </w:rPr>
          <w:delText xml:space="preserve">hệ thống đang có vấn đề</w:delText>
        </w:r>
      </w:del>
      <w:ins w:id="9117" w:author="Claude" w:date="2026-09-30T00:00:00Z">
        <w:r>
          <w:rPr>
            <w:rtl w:val="0"/>
          </w:rPr>
          <w:t xml:space="preserve">một số node (thường là node ít kết nối hoặc có dữ liệu lệch mạnh) chưa học được tri thức của cả mạng</w:t>
        </w:r>
      </w:ins>
      <w:r>
        <w:rPr>
          <w:rtl w:val="0"/>
        </w:rPr>
        <w:t xml:space="preserve">.</w:t>
      </w:r>
    </w:p>
    <w:p>
      <w:pPr>
        <w:numPr>
          <w:ilvl w:val="0"/>
          <w:numId w:val="40"/>
        </w:numPr>
        <w:ind w:left="1440" w:hanging="360"/>
        <w:rPr>
          <w:ins w:id="9119" w:author="Claude" w:date="2026-09-30T00:00:00Z"/>
        </w:rPr>
      </w:pPr>
      <w:ins w:id="9120" w:author="Claude" w:date="2026-09-30T00:00:00Z">
        <w:r>
          <w:rPr>
            <w:b w:val="1"/>
            <w:bCs w:val="1"/>
            <w:rtl w:val="0"/>
          </w:rPr>
          <w:t xml:space="preserve">Lưu ý:</w:t>
        </w:r>
        <w:r>
          <w:rPr>
            <w:rtl w:val="0"/>
          </w:rPr>
          <w:t xml:space="preserve"> trên fully-connected, sau bước tổng hợp mọi node có cùng một model nên variance luôn bằng 0. Vì vậy đo thêm accuracy theo phân bố nhãn của chính node (acc^loc) và độ lệch giữa các model trước bước tổng hợp (drift).</w:t>
        </w:r>
      </w:ins>
    </w:p>
    <w:p w:rsidR="00000000" w:rsidDel="00000000" w:rsidP="00000000" w:rsidRDefault="00000000" w:rsidRPr="00000000" w14:paraId="000000BA">
      <w:pPr>
        <w:rPr/>
      </w:pPr>
      <w:r>
        <w:rPr>
          <w:rtl w:val="0"/>
        </w:rPr>
      </w:r>
    </w:p>
    <w:p>
      <w:pPr>
        <w:numPr>
          <w:ilvl w:val="0"/>
          <w:numId w:val="7"/>
        </w:numPr>
        <w:ind w:left="720" w:hanging="360"/>
        <w:rPr>
          <w:ins w:id="9088" w:author="Claude" w:date="2026-09-30T00:00:00Z"/>
          <w:b w:val="1"/>
          <w:bCs w:val="1"/>
        </w:rPr>
      </w:pPr>
      <w:ins w:id="9089" w:author="Claude" w:date="2026-09-30T00:00:00Z">
        <w:r>
          <w:rPr>
            <w:b w:val="1"/>
            <w:bCs w:val="1"/>
            <w:rtl w:val="0"/>
          </w:rPr>
          <w:t xml:space="preserve">Thiết kế thí nghiệm (tóm tắt)</w:t>
        </w:r>
      </w:ins>
    </w:p>
    <w:p>
      <w:pPr>
        <w:numPr>
          <w:ilvl w:val="0"/>
          <w:numId w:val="9"/>
        </w:numPr>
        <w:ind w:left="720" w:hanging="360"/>
        <w:rPr>
          <w:ins w:id="9090" w:author="Claude" w:date="2026-09-30T00:00:00Z"/>
        </w:rPr>
      </w:pPr>
      <w:ins w:id="9091" w:author="Claude" w:date="2026-09-30T00:00:00Z">
        <w:r>
          <w:rPr>
            <w:b w:val="1"/>
            <w:bCs w:val="1"/>
            <w:rtl w:val="0"/>
          </w:rPr>
          <w:t xml:space="preserve">Cố định:</w:t>
        </w:r>
        <w:r>
          <w:rPr>
            <w:rtl w:val="0"/>
          </w:rPr>
          <w:t xml:space="preserve"> 20 node; model CNN nhỏ khoảng 47 nghìn tham số, không BatchNorm; SGD, batch 32; learning rate chọn một lần trên tập validation rồi giữ nguyên; tổng số bước cục bộ τ × số round = 4000.</w:t>
        </w:r>
      </w:ins>
    </w:p>
    <w:p>
      <w:pPr>
        <w:numPr>
          <w:ilvl w:val="0"/>
          <w:numId w:val="9"/>
        </w:numPr>
        <w:ind w:left="720" w:hanging="360"/>
        <w:rPr>
          <w:ins w:id="9092" w:author="Claude" w:date="2026-09-30T00:00:00Z"/>
        </w:rPr>
      </w:pPr>
      <w:ins w:id="9093" w:author="Claude" w:date="2026-09-30T00:00:00Z">
        <w:r>
          <w:rPr>
            <w:b w:val="1"/>
            <w:bCs w:val="1"/>
            <w:rtl w:val="0"/>
          </w:rPr>
          <w:t xml:space="preserve">Thay đổi:</w:t>
        </w:r>
        <w:r>
          <w:rPr>
            <w:rtl w:val="0"/>
          </w:rPr>
          <w:t xml:space="preserve"> mức Non-IID (IID; Dirichlet α = 100, 1, 0.5, 0.1, 0.05; #C = 2, 1; quantity β = 0.5), topology (ring, Erdős–Rényi, random gossip, fully-connected), thuật toán (D-PSGD, DFedAvg, DFedProx).</w:t>
        </w:r>
      </w:ins>
    </w:p>
    <w:p>
      <w:pPr>
        <w:numPr>
          <w:ilvl w:val="0"/>
          <w:numId w:val="9"/>
        </w:numPr>
        <w:ind w:left="720" w:hanging="360"/>
        <w:rPr>
          <w:ins w:id="9094" w:author="Claude" w:date="2026-09-30T00:00:00Z"/>
        </w:rPr>
      </w:pPr>
      <w:ins w:id="9095" w:author="Claude" w:date="2026-09-30T00:00:00Z">
        <w:r>
          <w:rPr>
            <w:b w:val="1"/>
            <w:bCs w:val="1"/>
            <w:rtl w:val="0"/>
          </w:rPr>
          <w:t xml:space="preserve">Baseline:</w:t>
        </w:r>
        <w:r>
          <w:rPr>
            <w:rtl w:val="0"/>
          </w:rPr>
          <w:t xml:space="preserve"> huấn luyện tập trung (cận trên), mỗi node tự học (cận dưới), FedAvg có server (tham chiếu).</w:t>
        </w:r>
      </w:ins>
    </w:p>
    <w:p>
      <w:pPr>
        <w:numPr>
          <w:ilvl w:val="0"/>
          <w:numId w:val="9"/>
        </w:numPr>
        <w:ind w:left="720" w:hanging="360"/>
        <w:rPr>
          <w:ins w:id="9096" w:author="Claude" w:date="2026-09-30T00:00:00Z"/>
        </w:rPr>
      </w:pPr>
      <w:ins w:id="9097" w:author="Claude" w:date="2026-09-30T00:00:00Z">
        <w:r>
          <w:rPr>
            <w:b w:val="1"/>
            <w:bCs w:val="1"/>
            <w:rtl w:val="0"/>
          </w:rPr>
          <w:t xml:space="preserve">Lặp lại:</w:t>
        </w:r>
        <w:r>
          <w:rPr>
            <w:rtl w:val="0"/>
          </w:rPr>
          <w:t xml:space="preserve"> 5 seed cho thí nghiệm lõi, 3 seed cho thí nghiệm phụ; mọi so sánh dùng cùng cách chia dữ liệu theo seed.</w:t>
        </w:r>
      </w:ins>
    </w:p>
    <w:p>
      <w:pPr>
        <w:numPr>
          <w:ilvl w:val="0"/>
          <w:numId w:val="9"/>
        </w:numPr>
        <w:ind w:left="720" w:hanging="360"/>
        <w:rPr>
          <w:ins w:id="9098" w:author="Claude" w:date="2026-09-30T00:00:00Z"/>
        </w:rPr>
      </w:pPr>
      <w:ins w:id="9099" w:author="Claude" w:date="2026-09-30T00:00:00Z">
        <w:r>
          <w:rPr>
            <w:b w:val="1"/>
            <w:bCs w:val="1"/>
            <w:rtl w:val="0"/>
          </w:rPr>
          <w:t xml:space="preserve">Giả thuyết chính:</w:t>
        </w:r>
        <w:r>
          <w:rPr>
            <w:rtl w:val="0"/>
          </w:rPr>
          <w:t xml:space="preserve"> khi Non-IID tăng thì accuracy giảm và hội tụ chậm hơn; ring suy giảm mạnh hơn fully-connected; consensus distance giải thích được khác biệt giữa các topology.</w:t>
        </w:r>
      </w:ins>
    </w:p>
    <w:p>
      <w:pPr>
        <w:numPr>
          <w:ilvl w:val="0"/>
          <w:numId w:val="9"/>
        </w:numPr>
        <w:ind w:left="720" w:hanging="360"/>
        <w:rPr>
          <w:ins w:id="9100" w:author="Claude" w:date="2026-09-30T00:00:00Z"/>
        </w:rPr>
      </w:pPr>
      <w:ins w:id="9101" w:author="Claude" w:date="2026-09-30T00:00:00Z">
        <w:r>
          <w:rPr>
            <w:b w:val="1"/>
            <w:bCs w:val="1"/>
            <w:rtl w:val="0"/>
          </w:rPr>
          <w:t xml:space="preserve">Chi tiết:</w:t>
        </w:r>
        <w:r>
          <w:rPr>
            <w:rtl w:val="0"/>
          </w:rPr>
          <w:t xml:space="preserve"> docs/KE_HOACH_DE_TAI_2.md §2.3, §3.5, §3.7.</w:t>
        </w:r>
      </w:ins>
    </w:p>
    <w:p>
      <w:pPr>
        <w:numPr>
          <w:ilvl w:val="0"/>
          <w:numId w:val="7"/>
        </w:numPr>
        <w:ind w:left="720" w:hanging="360"/>
        <w:rPr>
          <w:ins w:id="9138" w:author="Claude" w:date="2026-09-30T00:00:00Z"/>
          <w:b w:val="1"/>
          <w:bCs w:val="1"/>
        </w:rPr>
      </w:pPr>
      <w:ins w:id="9139" w:author="Claude" w:date="2026-09-30T00:00:00Z">
        <w:r>
          <w:rPr>
            <w:b w:val="1"/>
            <w:bCs w:val="1"/>
            <w:rtl w:val="0"/>
          </w:rPr>
          <w:t xml:space="preserve">Tài liệu tham khảo chính</w:t>
        </w:r>
      </w:ins>
    </w:p>
    <w:p>
      <w:pPr>
        <w:numPr>
          <w:ilvl w:val="0"/>
          <w:numId w:val="9"/>
        </w:numPr>
        <w:ind w:left="720" w:hanging="360"/>
        <w:rPr>
          <w:ins w:id="9140" w:author="Claude" w:date="2026-09-30T00:00:00Z"/>
        </w:rPr>
      </w:pPr>
      <w:ins w:id="9141" w:author="Claude" w:date="2026-09-30T00:00:00Z">
        <w:r>
          <w:rPr>
            <w:rtl w:val="0"/>
          </w:rPr>
          <w:t xml:space="preserve">McMahan et al. (2017). Communication-Efficient Learning of Deep Networks from Decentralized Data. AISTATS — FedAvg, FedSGD.</w:t>
        </w:r>
      </w:ins>
    </w:p>
    <w:p>
      <w:pPr>
        <w:numPr>
          <w:ilvl w:val="0"/>
          <w:numId w:val="9"/>
        </w:numPr>
        <w:ind w:left="720" w:hanging="360"/>
        <w:rPr>
          <w:ins w:id="9142" w:author="Claude" w:date="2026-09-30T00:00:00Z"/>
        </w:rPr>
      </w:pPr>
      <w:ins w:id="9143" w:author="Claude" w:date="2026-09-30T00:00:00Z">
        <w:r>
          <w:rPr>
            <w:rtl w:val="0"/>
          </w:rPr>
          <w:t xml:space="preserve">Li et al. (2020). Federated Optimization in Heterogeneous Networks. MLSys — FedProx.</w:t>
        </w:r>
      </w:ins>
    </w:p>
    <w:p>
      <w:pPr>
        <w:numPr>
          <w:ilvl w:val="0"/>
          <w:numId w:val="9"/>
        </w:numPr>
        <w:ind w:left="720" w:hanging="360"/>
        <w:rPr>
          <w:ins w:id="9144" w:author="Claude" w:date="2026-09-30T00:00:00Z"/>
        </w:rPr>
      </w:pPr>
      <w:ins w:id="9145" w:author="Claude" w:date="2026-09-30T00:00:00Z">
        <w:r>
          <w:rPr>
            <w:rtl w:val="0"/>
          </w:rPr>
          <w:t xml:space="preserve">Lian et al. (2017). Can Decentralized Algorithms Outperform Centralized Algorithms? NeurIPS — D-PSGD.</w:t>
        </w:r>
      </w:ins>
    </w:p>
    <w:p>
      <w:pPr>
        <w:numPr>
          <w:ilvl w:val="0"/>
          <w:numId w:val="9"/>
        </w:numPr>
        <w:ind w:left="720" w:hanging="360"/>
        <w:rPr>
          <w:ins w:id="9146" w:author="Claude" w:date="2026-09-30T00:00:00Z"/>
        </w:rPr>
      </w:pPr>
      <w:ins w:id="9147" w:author="Claude" w:date="2026-09-30T00:00:00Z">
        <w:r>
          <w:rPr>
            <w:rtl w:val="0"/>
          </w:rPr>
          <w:t xml:space="preserve">Koloskova et al. (2020). A Unified Theory of Decentralized SGD with Changing Topology and Local Updates. ICML.</w:t>
        </w:r>
      </w:ins>
    </w:p>
    <w:p>
      <w:pPr>
        <w:numPr>
          <w:ilvl w:val="0"/>
          <w:numId w:val="9"/>
        </w:numPr>
        <w:ind w:left="720" w:hanging="360"/>
        <w:rPr>
          <w:ins w:id="9148" w:author="Claude" w:date="2026-09-30T00:00:00Z"/>
        </w:rPr>
      </w:pPr>
      <w:ins w:id="9149" w:author="Claude" w:date="2026-09-30T00:00:00Z">
        <w:r>
          <w:rPr>
            <w:rtl w:val="0"/>
          </w:rPr>
          <w:t xml:space="preserve">Li, Diao, Chen, He (2022). Federated Learning on Non-IID Data Silos: An Experimental Study (NIID-Bench). ICDE.</w:t>
        </w:r>
      </w:ins>
    </w:p>
    <w:p>
      <w:pPr>
        <w:numPr>
          <w:ilvl w:val="0"/>
          <w:numId w:val="9"/>
        </w:numPr>
        <w:ind w:left="720" w:hanging="360"/>
        <w:rPr>
          <w:ins w:id="9150" w:author="Claude" w:date="2026-09-30T00:00:00Z"/>
        </w:rPr>
      </w:pPr>
      <w:ins w:id="9151" w:author="Claude" w:date="2026-09-30T00:00:00Z">
        <w:r>
          <w:rPr>
            <w:rtl w:val="0"/>
          </w:rPr>
          <w:t xml:space="preserve">Hsu, Qi, Brown (2019). Measuring the Effects of Non-Identical Data Distribution for Federated Visual Classification. arXiv:1909.06335.</w:t>
        </w:r>
      </w:ins>
    </w:p>
    <w:p>
      <w:pPr>
        <w:numPr>
          <w:ilvl w:val="0"/>
          <w:numId w:val="9"/>
        </w:numPr>
        <w:ind w:left="720" w:hanging="360"/>
        <w:rPr>
          <w:ins w:id="9152" w:author="Claude" w:date="2026-09-30T00:00:00Z"/>
        </w:rPr>
      </w:pPr>
      <w:ins w:id="9153" w:author="Claude" w:date="2026-09-30T00:00:00Z">
        <w:r>
          <w:rPr>
            <w:rtl w:val="0"/>
          </w:rPr>
          <w:t xml:space="preserve">Palmieri et al. (2024). Impact of network topology on the performance of Decentralized Federated Learning. Computer Networks.</w:t>
        </w:r>
      </w:ins>
    </w:p>
    <w:p>
      <w:pPr>
        <w:numPr>
          <w:ilvl w:val="0"/>
          <w:numId w:val="9"/>
        </w:numPr>
        <w:ind w:left="720" w:hanging="360"/>
        <w:rPr>
          <w:ins w:id="9154" w:author="Claude" w:date="2026-09-30T00:00:00Z"/>
        </w:rPr>
      </w:pPr>
      <w:ins w:id="9155" w:author="Claude" w:date="2026-09-30T00:00:00Z">
        <w:r>
          <w:rPr>
            <w:rtl w:val="0"/>
          </w:rPr>
          <w:t xml:space="preserve">Kalra et al. (2023). Decentralized federated learning through proxy model sharing. Nature Communications 14:2899.</w:t>
        </w:r>
      </w:ins>
    </w:p>
    <w:p>
      <w:pPr>
        <w:numPr>
          <w:ilvl w:val="0"/>
          <w:numId w:val="9"/>
        </w:numPr>
        <w:ind w:left="720" w:hanging="360"/>
        <w:rPr>
          <w:ins w:id="9156" w:author="Claude" w:date="2026-09-30T00:00:00Z"/>
        </w:rPr>
      </w:pPr>
      <w:ins w:id="9157" w:author="Claude" w:date="2026-09-30T00:00:00Z">
        <w:r>
          <w:rPr>
            <w:rtl w:val="0"/>
          </w:rPr>
          <w:t xml:space="preserve">Zhou et al. (2023). A Decentralized Federated Learning Based on Node Selection and Knowledge Distillation. Mathematics 11(14):3162.</w:t>
        </w:r>
      </w:ins>
    </w:p>
    <w:p>
      <w:pPr>
        <w:numPr>
          <w:ilvl w:val="0"/>
          <w:numId w:val="9"/>
        </w:numPr>
        <w:ind w:left="720" w:hanging="360"/>
        <w:rPr>
          <w:ins w:id="9158" w:author="Claude" w:date="2026-09-30T00:00:00Z"/>
        </w:rPr>
      </w:pPr>
      <w:ins w:id="9159" w:author="Claude" w:date="2026-09-30T00:00:00Z">
        <w:r>
          <w:rPr>
            <w:rtl w:val="0"/>
          </w:rPr>
          <w:t xml:space="preserve">Danh mục đầy đủ (22 tài liệu, đã kiểm tra tồn tại): docs/KE_HOACH_DE_TAI_2.md §12; tóm tắt nội dung: docs/research/DIGEST.md.</w:t>
        </w:r>
      </w:ins>
    </w:p>
    <w:sectPr>
      <w:footerReference r:id="rId43" w:type="default"/>
      <w:type w:val="nextPage"/>
      <w:pgSz w:h="16834" w:w="11909" w:orient="portrait"/>
      <w:pgMar w:bottom="1440" w:top="1440" w:left="1440" w:right="1440" w:header="720" w:footer="720"/>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501" w:author="Claude" w:date="2026-09-30T03:18:46Z" w:initials="C">
    <w:p w14:paraId="621B4A7E" w14:textId="77777777">
      <w:r>
        <w:rPr>
          <w:rStyle w:val="CommentReference"/>
        </w:rPr>
        <w:annotationRef/>
      </w:r>
      <w:r>
        <w:rPr>
          <w:color w:val="000000"/>
          <w:sz w:val="20"/>
          <w:szCs w:val="20"/>
        </w:rPr>
        <w:t xml:space="preserve">Khối độ đo từ đây đến hết "Variance giữa các client" trùng nguyên văn với mục 6 "Thông số đánh giá" ở phần tổng hợp. Các sửa D8–D12 chỉ làm ở mục 6. Đề xuất: xóa bản trùng này khi hoàn thiện (D16).</w:t>
      </w:r>
    </w:p>
  </w:comment>
  <w:comment w:id="9502" w:author="Claude" w:date="2026-09-30T03:18:47Z" w:initials="C">
    <w:p w14:paraId="30BE5276" w14:textId="77777777">
      <w:r>
        <w:rPr>
          <w:rStyle w:val="CommentReference"/>
        </w:rPr>
        <w:annotationRef/>
      </w:r>
      <w:r>
        <w:rPr>
          <w:color w:val="000000"/>
          <w:sz w:val="20"/>
          <w:szCs w:val="20"/>
        </w:rPr>
        <w:t xml:space="preserve">Bản nháp tổng hợp trước rồi mới huấn luyện (combine-then-adapt). Kế hoạch (docs/KE_HOACH_DE_TAI_2.md §3.4) huấn luyện trước rồi mới tổng hợp (adapt-then-combine). Nhóm cần chọn một thứ tự và dùng thống nhất trong báo cáo và code.</w:t>
      </w:r>
    </w:p>
  </w:comment>
  <w:comment w:id="9503" w:author="Claude" w:date="2026-09-30T03:18:47Z" w:initials="C">
    <w:p w14:paraId="1948274A" w14:textId="77777777">
      <w:r>
        <w:rPr>
          <w:rStyle w:val="CommentReference"/>
        </w:rPr>
        <w:annotationRef/>
      </w:r>
      <w:r>
        <w:rPr>
          <w:color w:val="000000"/>
          <w:sz w:val="20"/>
          <w:szCs w:val="20"/>
        </w:rPr>
        <w:t xml:space="preserve">Mục này đang trống; nội dung pathological partition đã có ở mục 3.2 (phần tổng hợp). Đề xuất: xóa tiêu đề này hoặc chép nội dung từ 3.2.</w:t>
      </w:r>
    </w:p>
  </w:comment>
  <w:comment w:id="9504" w:author="Claude" w:date="2026-09-30T03:18:47Z" w:initials="C">
    <w:p w14:paraId="43C6D78B" w14:textId="77777777">
      <w:r>
        <w:rPr>
          <w:rStyle w:val="CommentReference"/>
        </w:rPr>
        <w:annotationRef/>
      </w:r>
      <w:r>
        <w:rPr>
          <w:color w:val="000000"/>
          <w:sz w:val="20"/>
          <w:szCs w:val="20"/>
        </w:rPr>
        <w:t xml:space="preserve">Các link blog (datasciences.org, builtin.com, geeksforgeeks) không nên dùng làm tài liệu tham khảo trong báo cáo; thay bằng các bài ở mục 8 "Tài liệu tham khảo chính" (D15).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1B4A7E" w15:done="0"/>
  <w15:commentEx w15:paraId="30BE5276" w15:done="0"/>
  <w15:commentEx w15:paraId="1948274A" w15:done="0"/>
  <w15:commentEx w15:paraId="43C6D7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657D6A8" w16cex:dateUtc="2026-09-30T03:18:46Z"/>
  <w16cex:commentExtensible w16cex:durableId="7CC9E690" w16cex:dateUtc="2026-09-30T03:18:47Z"/>
  <w16cex:commentExtensible w16cex:durableId="5973BD7C" w16cex:dateUtc="2026-09-30T03:18:47Z"/>
  <w16cex:commentExtensible w16cex:durableId="283F5F1F" w16cex:dateUtc="2026-09-30T03:18:4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1B4A7E" w16cid:durableId="6657D6A8"/>
  <w16cid:commentId w16cid:paraId="30BE5276" w16cid:durableId="7CC9E690"/>
  <w16cid:commentId w16cid:paraId="1948274A" w16cid:durableId="5973BD7C"/>
  <w16cid:commentId w16cid:paraId="43C6D78B" w16cid:durableId="283F5F1F"/>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yal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https://datasciences.org/non-iid-learning/</w:t>
        </w:r>
      </w:hyperlink>
      <w:r w:rsidDel="00000000" w:rsidR="00000000" w:rsidRPr="00000000">
        <w:rPr>
          <w:rtl w:val="0"/>
        </w:rPr>
      </w:r>
    </w:p>
  </w:footnote>
  <w:footnote w:id="1">
    <w:p w:rsidR="00000000" w:rsidDel="00000000" w:rsidP="00000000" w:rsidRDefault="00000000" w:rsidRPr="00000000" w14:paraId="000000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IEEE_COMST__A_Survey_on_Decentralized_Federated_Learning</w:t>
      </w:r>
    </w:p>
  </w:footnote>
  <w:footnote w:id="2">
    <w:p w:rsidR="00000000" w:rsidDel="00000000" w:rsidP="00000000" w:rsidRDefault="00000000" w:rsidRPr="00000000" w14:paraId="000000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Federated Learning on Non-IID Data Silos: An Experimental Study.</w:t>
      </w:r>
    </w:p>
    <w:p w:rsidR="00000000" w:rsidDel="00000000" w:rsidP="00000000" w:rsidRDefault="00000000" w:rsidRPr="00000000" w14:paraId="000000C0">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40" Type="http://schemas.openxmlformats.org/officeDocument/2006/relationships/image" Target="media/image19.png"/><Relationship Id="rId20" Type="http://schemas.openxmlformats.org/officeDocument/2006/relationships/footer" Target="footer6.xml"/><Relationship Id="rId42" Type="http://schemas.openxmlformats.org/officeDocument/2006/relationships/image" Target="media/image21.png"/><Relationship Id="rId41" Type="http://schemas.openxmlformats.org/officeDocument/2006/relationships/image" Target="media/image15.png"/><Relationship Id="rId22" Type="http://schemas.openxmlformats.org/officeDocument/2006/relationships/footer" Target="footer8.xml"/><Relationship Id="rId21" Type="http://schemas.openxmlformats.org/officeDocument/2006/relationships/footer" Target="footer7.xml"/><Relationship Id="rId43" Type="http://schemas.openxmlformats.org/officeDocument/2006/relationships/footer" Target="footer9.xml"/><Relationship Id="rId24" Type="http://schemas.openxmlformats.org/officeDocument/2006/relationships/image" Target="media/image2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atasciences.org/non-iid-learning/" TargetMode="External"/><Relationship Id="rId26" Type="http://schemas.openxmlformats.org/officeDocument/2006/relationships/image" Target="media/image16.png"/><Relationship Id="rId25" Type="http://schemas.openxmlformats.org/officeDocument/2006/relationships/image" Target="media/image24.png"/><Relationship Id="rId28" Type="http://schemas.openxmlformats.org/officeDocument/2006/relationships/image" Target="media/image13.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7.png"/><Relationship Id="rId7" Type="http://schemas.openxmlformats.org/officeDocument/2006/relationships/hyperlink" Target="https://isj.vn/index.php/journal_STIS/article/view/1061" TargetMode="External"/><Relationship Id="rId8" Type="http://schemas.openxmlformats.org/officeDocument/2006/relationships/hyperlink" Target="https://ieeexplore.ieee.org/document/10468591/" TargetMode="External"/><Relationship Id="rId31" Type="http://schemas.openxmlformats.org/officeDocument/2006/relationships/image" Target="media/image18.png"/><Relationship Id="rId30" Type="http://schemas.openxmlformats.org/officeDocument/2006/relationships/image" Target="media/image5.png"/><Relationship Id="rId11" Type="http://schemas.openxmlformats.org/officeDocument/2006/relationships/hyperlink" Target="https://www.geeksforgeeks.org/machine-learning/f1-score-in-machine-learning/" TargetMode="External"/><Relationship Id="rId33" Type="http://schemas.openxmlformats.org/officeDocument/2006/relationships/image" Target="media/image11.png"/><Relationship Id="rId10" Type="http://schemas.openxmlformats.org/officeDocument/2006/relationships/hyperlink" Target="https://builtin.com/data-science/dirichlet-distribution" TargetMode="External"/><Relationship Id="rId32" Type="http://schemas.openxmlformats.org/officeDocument/2006/relationships/image" Target="media/image22.png"/><Relationship Id="rId13" Type="http://schemas.openxmlformats.org/officeDocument/2006/relationships/footer" Target="footer1.xml"/><Relationship Id="rId35" Type="http://schemas.openxmlformats.org/officeDocument/2006/relationships/image" Target="media/image23.png"/><Relationship Id="rId12" Type="http://schemas.openxmlformats.org/officeDocument/2006/relationships/hyperlink" Target="https://www.geeksforgeeks.org/machine-learning/f1-score-in-machine-learning/" TargetMode="External"/><Relationship Id="rId34" Type="http://schemas.openxmlformats.org/officeDocument/2006/relationships/image" Target="media/image2.png"/><Relationship Id="rId15" Type="http://schemas.openxmlformats.org/officeDocument/2006/relationships/hyperlink" Target="https://builtin.com/data-science/dirichlet-distribution" TargetMode="External"/><Relationship Id="rId37" Type="http://schemas.openxmlformats.org/officeDocument/2006/relationships/image" Target="media/image12.png"/><Relationship Id="rId14" Type="http://schemas.openxmlformats.org/officeDocument/2006/relationships/footer" Target="footer2.xml"/><Relationship Id="rId36" Type="http://schemas.openxmlformats.org/officeDocument/2006/relationships/image" Target="media/image3.png"/><Relationship Id="rId17" Type="http://schemas.openxmlformats.org/officeDocument/2006/relationships/footer" Target="footer3.xml"/><Relationship Id="rId39" Type="http://schemas.openxmlformats.org/officeDocument/2006/relationships/image" Target="media/image10.png"/><Relationship Id="rId16" Type="http://schemas.openxmlformats.org/officeDocument/2006/relationships/hyperlink" Target="https://distribution-explorer.github.io/multivariate_continuous/dirichlet.html" TargetMode="External"/><Relationship Id="rId38" Type="http://schemas.openxmlformats.org/officeDocument/2006/relationships/image" Target="media/image7.png"/><Relationship Id="rId19" Type="http://schemas.openxmlformats.org/officeDocument/2006/relationships/footer" Target="footer5.xml"/><Relationship Id="rId18" Type="http://schemas.openxmlformats.org/officeDocument/2006/relationships/footer" Target="footer4.xml"/><Relationship Id="rIdClaudeArch1" Type="http://schemas.openxmlformats.org/officeDocument/2006/relationships/image" Target="media/claude_architecture.png"/><Relationship Id="rId44" Type="http://schemas.openxmlformats.org/officeDocument/2006/relationships/comments" Target="comments.xml"/><Relationship Id="rId45" Type="http://schemas.microsoft.com/office/2011/relationships/commentsExtended" Target="commentsExtended.xml"/><Relationship Id="rId46" Type="http://schemas.microsoft.com/office/2016/09/relationships/commentsIds" Target="commentsIds.xml"/><Relationship Id="rId47" Type="http://schemas.microsoft.com/office/2018/08/relationships/commentsExtensible" Target="commentsExtensible.xml"/></Relationships>
</file>

<file path=word/_rels/footnotes.xml.rels><?xml version="1.0" encoding="UTF-8" standalone="yes"?><Relationships xmlns="http://schemas.openxmlformats.org/package/2006/relationships"><Relationship Id="rId1" Type="http://schemas.openxmlformats.org/officeDocument/2006/relationships/hyperlink" Target="https://datasciences.org/non-iid-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